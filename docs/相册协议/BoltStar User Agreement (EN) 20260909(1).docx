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CD0C29">
      <w:pPr>
        <w:pStyle w:val="2"/>
        <w:keepNext w:val="0"/>
        <w:keepLines w:val="0"/>
        <w:widowControl/>
        <w:suppressLineNumbers w:val="0"/>
        <w:spacing w:before="0" w:beforeAutospacing="0" w:after="120" w:afterAutospacing="0" w:line="14" w:lineRule="atLeast"/>
        <w:ind w:left="0" w:right="0"/>
        <w:rPr>
          <w:sz w:val="42"/>
          <w:szCs w:val="42"/>
        </w:rPr>
      </w:pPr>
      <w:r>
        <w:rPr>
          <w:sz w:val="42"/>
          <w:szCs w:val="42"/>
        </w:rPr>
        <w:t>BoltStar User Agreement</w:t>
      </w:r>
    </w:p>
    <w:p w14:paraId="496A491A">
      <w:pPr>
        <w:keepNext w:val="0"/>
        <w:keepLines w:val="0"/>
        <w:widowControl/>
        <w:suppressLineNumbers w:val="0"/>
        <w:jc w:val="left"/>
        <w:rPr>
          <w:color w:val="5B636E"/>
          <w:sz w:val="21"/>
          <w:szCs w:val="21"/>
        </w:rPr>
      </w:pPr>
      <w:r>
        <w:rPr>
          <w:rFonts w:ascii="宋体" w:hAnsi="宋体" w:eastAsia="宋体" w:cs="宋体"/>
          <w:color w:val="5B636E"/>
          <w:kern w:val="0"/>
          <w:sz w:val="21"/>
          <w:szCs w:val="21"/>
          <w:lang w:val="en-US" w:eastAsia="zh-CN" w:bidi="ar"/>
        </w:rPr>
        <w:t xml:space="preserve">Last Updated: </w:t>
      </w:r>
      <w:r>
        <w:rPr>
          <w:rFonts w:ascii="宋体" w:hAnsi="宋体" w:eastAsia="宋体" w:cs="宋体"/>
          <w:color w:val="5B636E"/>
          <w:kern w:val="0"/>
          <w:sz w:val="21"/>
          <w:szCs w:val="21"/>
          <w:highlight w:val="yellow"/>
          <w:lang w:val="en-US" w:eastAsia="zh-CN" w:bidi="ar"/>
        </w:rPr>
        <w:t xml:space="preserve">August </w:t>
      </w:r>
      <w:del w:id="0" w:author="小金鱼" w:date="2026-08-28T15:58:56Z">
        <w:r>
          <w:rPr>
            <w:rFonts w:hint="default" w:ascii="宋体" w:hAnsi="宋体" w:eastAsia="宋体" w:cs="宋体"/>
            <w:color w:val="5B636E"/>
            <w:kern w:val="0"/>
            <w:sz w:val="21"/>
            <w:szCs w:val="21"/>
            <w:highlight w:val="yellow"/>
            <w:lang w:val="en-US" w:eastAsia="zh-CN" w:bidi="ar"/>
          </w:rPr>
          <w:delText>13</w:delText>
        </w:r>
      </w:del>
      <w:ins w:id="1" w:author="小金鱼" w:date="2026-08-28T15:58:56Z">
        <w:r>
          <w:rPr>
            <w:rFonts w:hint="eastAsia" w:ascii="宋体" w:hAnsi="宋体" w:eastAsia="宋体" w:cs="宋体"/>
            <w:color w:val="5B636E"/>
            <w:kern w:val="0"/>
            <w:sz w:val="21"/>
            <w:szCs w:val="21"/>
            <w:highlight w:val="yellow"/>
            <w:lang w:val="en-US" w:eastAsia="zh-CN" w:bidi="ar"/>
          </w:rPr>
          <w:t>28</w:t>
        </w:r>
      </w:ins>
      <w:r>
        <w:rPr>
          <w:rFonts w:ascii="宋体" w:hAnsi="宋体" w:eastAsia="宋体" w:cs="宋体"/>
          <w:color w:val="5B636E"/>
          <w:kern w:val="0"/>
          <w:sz w:val="21"/>
          <w:szCs w:val="21"/>
          <w:highlight w:val="yellow"/>
          <w:lang w:val="en-US" w:eastAsia="zh-CN" w:bidi="ar"/>
        </w:rPr>
        <w:t>, 2026</w:t>
      </w:r>
      <w:r>
        <w:rPr>
          <w:rFonts w:ascii="宋体" w:hAnsi="宋体" w:eastAsia="宋体" w:cs="宋体"/>
          <w:color w:val="5B636E"/>
          <w:kern w:val="0"/>
          <w:sz w:val="21"/>
          <w:szCs w:val="21"/>
          <w:lang w:val="en-US" w:eastAsia="zh-CN" w:bidi="ar"/>
        </w:rPr>
        <w:t xml:space="preserve">  Effective Date: </w:t>
      </w:r>
      <w:bookmarkStart w:id="0" w:name="_GoBack"/>
      <w:r>
        <w:rPr>
          <w:rFonts w:ascii="宋体" w:hAnsi="宋体" w:eastAsia="宋体" w:cs="宋体"/>
          <w:color w:val="A4531B"/>
          <w:kern w:val="0"/>
          <w:sz w:val="21"/>
          <w:szCs w:val="21"/>
          <w:highlight w:val="yellow"/>
          <w:lang w:val="en-US" w:eastAsia="zh-CN" w:bidi="ar"/>
        </w:rPr>
        <w:t>[To be completed: effective date]</w:t>
      </w:r>
      <w:r>
        <w:rPr>
          <w:rFonts w:ascii="宋体" w:hAnsi="宋体" w:eastAsia="宋体" w:cs="宋体"/>
          <w:color w:val="5B636E"/>
          <w:kern w:val="0"/>
          <w:sz w:val="21"/>
          <w:szCs w:val="21"/>
          <w:highlight w:val="yellow"/>
          <w:lang w:val="en-US" w:eastAsia="zh-CN" w:bidi="ar"/>
        </w:rPr>
        <w:t xml:space="preserve"> </w:t>
      </w:r>
      <w:bookmarkEnd w:id="0"/>
      <w:r>
        <w:rPr>
          <w:rFonts w:ascii="宋体" w:hAnsi="宋体" w:eastAsia="宋体" w:cs="宋体"/>
          <w:color w:val="5B636E"/>
          <w:kern w:val="0"/>
          <w:sz w:val="21"/>
          <w:szCs w:val="21"/>
          <w:lang w:val="en-US" w:eastAsia="zh-CN" w:bidi="ar"/>
        </w:rPr>
        <w:t xml:space="preserve">Version: </w:t>
      </w:r>
      <w:del w:id="2" w:author="小金鱼" w:date="2026-08-28T15:59:05Z">
        <w:r>
          <w:rPr>
            <w:rFonts w:hint="default" w:ascii="宋体" w:hAnsi="宋体" w:eastAsia="宋体" w:cs="宋体"/>
            <w:color w:val="5B636E"/>
            <w:kern w:val="0"/>
            <w:sz w:val="21"/>
            <w:szCs w:val="21"/>
            <w:lang w:val="en-US" w:eastAsia="zh-CN" w:bidi="ar"/>
          </w:rPr>
          <w:delText>v</w:delText>
        </w:r>
      </w:del>
      <w:ins w:id="3" w:author="小金鱼" w:date="2026-08-28T15:59:05Z">
        <w:r>
          <w:rPr>
            <w:rFonts w:hint="eastAsia" w:ascii="宋体" w:hAnsi="宋体" w:eastAsia="宋体" w:cs="宋体"/>
            <w:color w:val="5B636E"/>
            <w:kern w:val="0"/>
            <w:sz w:val="21"/>
            <w:szCs w:val="21"/>
            <w:lang w:val="en-US" w:eastAsia="zh-CN" w:bidi="ar"/>
          </w:rPr>
          <w:t>V1</w:t>
        </w:r>
      </w:ins>
      <w:del w:id="4" w:author="小金鱼" w:date="2026-08-28T15:59:02Z">
        <w:r>
          <w:rPr>
            <w:rFonts w:hint="default" w:ascii="宋体" w:hAnsi="宋体" w:eastAsia="宋体" w:cs="宋体"/>
            <w:color w:val="5B636E"/>
            <w:kern w:val="0"/>
            <w:sz w:val="21"/>
            <w:szCs w:val="21"/>
            <w:lang w:val="en-US" w:eastAsia="zh-CN" w:bidi="ar"/>
          </w:rPr>
          <w:delText>3</w:delText>
        </w:r>
      </w:del>
      <w:r>
        <w:rPr>
          <w:rFonts w:ascii="宋体" w:hAnsi="宋体" w:eastAsia="宋体" w:cs="宋体"/>
          <w:color w:val="5B636E"/>
          <w:kern w:val="0"/>
          <w:sz w:val="21"/>
          <w:szCs w:val="21"/>
          <w:lang w:val="en-US" w:eastAsia="zh-CN" w:bidi="ar"/>
        </w:rPr>
        <w:t>.0</w:t>
      </w:r>
    </w:p>
    <w:p w14:paraId="4A5C0C4A">
      <w:pPr>
        <w:pStyle w:val="4"/>
        <w:keepNext w:val="0"/>
        <w:keepLines w:val="0"/>
        <w:widowControl/>
        <w:suppressLineNumbers w:val="0"/>
        <w:spacing w:before="240" w:beforeAutospacing="0" w:after="240" w:afterAutospacing="0"/>
        <w:ind w:left="0" w:right="0"/>
      </w:pPr>
      <w:r>
        <w:rPr>
          <w:rFonts w:ascii="微软雅黑" w:hAnsi="微软雅黑" w:eastAsia="微软雅黑" w:cs="微软雅黑"/>
          <w:i w:val="0"/>
          <w:iCs w:val="0"/>
          <w:caps w:val="0"/>
          <w:color w:val="1F2328"/>
          <w:spacing w:val="0"/>
          <w:sz w:val="22"/>
          <w:szCs w:val="22"/>
        </w:rPr>
        <w:t xml:space="preserve">This Agreement is entered into between you and </w:t>
      </w:r>
      <w:r>
        <w:rPr>
          <w:rFonts w:hint="eastAsia" w:ascii="微软雅黑" w:hAnsi="微软雅黑" w:eastAsia="微软雅黑" w:cs="微软雅黑"/>
          <w:i w:val="0"/>
          <w:iCs w:val="0"/>
          <w:caps w:val="0"/>
          <w:color w:val="1F2328"/>
          <w:spacing w:val="0"/>
          <w:sz w:val="22"/>
          <w:szCs w:val="22"/>
        </w:rPr>
        <w:t>BoltStar (Shenzhen) New Energy Technology Co., Ltd.</w:t>
      </w:r>
      <w:r>
        <w:rPr>
          <w:rStyle w:val="7"/>
          <w:rFonts w:hint="eastAsia" w:ascii="微软雅黑" w:hAnsi="微软雅黑" w:eastAsia="微软雅黑" w:cs="微软雅黑"/>
          <w:b/>
          <w:bCs/>
          <w:i w:val="0"/>
          <w:iCs w:val="0"/>
          <w:caps w:val="0"/>
          <w:color w:val="1F2328"/>
          <w:spacing w:val="0"/>
          <w:sz w:val="22"/>
          <w:szCs w:val="22"/>
        </w:rPr>
        <w:t xml:space="preserve"> </w:t>
      </w:r>
      <w:r>
        <w:rPr>
          <w:rFonts w:hint="eastAsia" w:ascii="微软雅黑" w:hAnsi="微软雅黑" w:eastAsia="微软雅黑" w:cs="微软雅黑"/>
          <w:i w:val="0"/>
          <w:iCs w:val="0"/>
          <w:caps w:val="0"/>
          <w:color w:val="1F2328"/>
          <w:spacing w:val="0"/>
          <w:sz w:val="22"/>
          <w:szCs w:val="22"/>
        </w:rPr>
        <w:t>("we") regarding your use of the companion app for the BoltStar e-paper photo frame (including the iOS app, the Android app, and the WeChat mini program, hereinafter collectively the "App").</w:t>
      </w:r>
    </w:p>
    <w:p w14:paraId="5FE403D9">
      <w:pPr>
        <w:pStyle w:val="4"/>
        <w:keepNext w:val="0"/>
        <w:keepLines w:val="0"/>
        <w:widowControl/>
        <w:suppressLineNumbers w:val="0"/>
        <w:spacing w:before="240" w:beforeAutospacing="0" w:after="240" w:afterAutospacing="0"/>
        <w:ind w:left="0" w:right="0"/>
      </w:pPr>
      <w:r>
        <w:rPr>
          <w:rStyle w:val="7"/>
          <w:rFonts w:hint="eastAsia" w:ascii="微软雅黑" w:hAnsi="微软雅黑" w:eastAsia="微软雅黑" w:cs="微软雅黑"/>
          <w:b/>
          <w:bCs/>
          <w:i w:val="0"/>
          <w:iCs w:val="0"/>
          <w:caps w:val="0"/>
          <w:color w:val="1F2328"/>
          <w:spacing w:val="0"/>
          <w:sz w:val="22"/>
          <w:szCs w:val="22"/>
        </w:rPr>
        <w:t>Before registering, logging in, or using this App, please read this Agreement in full and carefully, especially the disclaimer clauses, limitation-of-liability clauses, virtual property (Star Coins) clauses, and dispute resolution clauses marked in bold.</w:t>
      </w:r>
      <w:r>
        <w:rPr>
          <w:rFonts w:hint="eastAsia" w:ascii="微软雅黑" w:hAnsi="微软雅黑" w:eastAsia="微软雅黑" w:cs="微软雅黑"/>
          <w:i w:val="0"/>
          <w:iCs w:val="0"/>
          <w:caps w:val="0"/>
          <w:color w:val="1F2328"/>
          <w:spacing w:val="0"/>
          <w:sz w:val="22"/>
          <w:szCs w:val="22"/>
        </w:rPr>
        <w:t>By checking to agree, registering, logging in, or otherwise using this App, you are deemed to have fully understood and agreed to be bound by the entire contents of this Agreement.</w:t>
      </w:r>
      <w:r>
        <w:rPr>
          <w:rStyle w:val="7"/>
          <w:rFonts w:hint="eastAsia" w:ascii="微软雅黑" w:hAnsi="微软雅黑" w:eastAsia="微软雅黑" w:cs="微软雅黑"/>
          <w:b/>
          <w:bCs/>
          <w:i w:val="0"/>
          <w:iCs w:val="0"/>
          <w:caps w:val="0"/>
          <w:color w:val="1F2328"/>
          <w:spacing w:val="0"/>
          <w:sz w:val="22"/>
          <w:szCs w:val="22"/>
        </w:rPr>
        <w:t>If you do not agree to any provision of this Agreement, please stop using this App immediately.</w:t>
      </w:r>
    </w:p>
    <w:p w14:paraId="120EC7FA">
      <w:pPr>
        <w:keepNext w:val="0"/>
        <w:keepLines w:val="0"/>
        <w:widowControl/>
        <w:suppressLineNumbers w:val="0"/>
        <w:pBdr>
          <w:top w:val="none" w:color="auto" w:sz="0" w:space="0"/>
          <w:left w:val="none" w:color="auto" w:sz="0" w:space="0"/>
          <w:bottom w:val="none" w:color="auto" w:sz="0" w:space="0"/>
          <w:right w:val="none" w:color="auto" w:sz="0" w:space="0"/>
        </w:pBdr>
        <w:spacing w:before="280" w:beforeAutospacing="0" w:after="80" w:afterAutospacing="0"/>
        <w:ind w:left="0" w:right="0" w:firstLine="0"/>
        <w:jc w:val="left"/>
        <w:rPr>
          <w:rFonts w:hint="eastAsia" w:ascii="微软雅黑" w:hAnsi="微软雅黑" w:eastAsia="微软雅黑" w:cs="微软雅黑"/>
          <w:b/>
          <w:bCs/>
          <w:i w:val="0"/>
          <w:iCs w:val="0"/>
          <w:caps w:val="0"/>
          <w:color w:val="1F2328"/>
          <w:spacing w:val="0"/>
          <w:sz w:val="24"/>
          <w:szCs w:val="24"/>
        </w:rPr>
      </w:pPr>
      <w:r>
        <w:rPr>
          <w:rFonts w:hint="eastAsia" w:ascii="微软雅黑" w:hAnsi="微软雅黑" w:eastAsia="微软雅黑" w:cs="微软雅黑"/>
          <w:b/>
          <w:bCs/>
          <w:i w:val="0"/>
          <w:iCs w:val="0"/>
          <w:caps w:val="0"/>
          <w:color w:val="1F2328"/>
          <w:spacing w:val="0"/>
          <w:kern w:val="0"/>
          <w:sz w:val="24"/>
          <w:szCs w:val="24"/>
          <w:lang w:val="en-US" w:eastAsia="zh-CN" w:bidi="ar"/>
        </w:rPr>
        <w:t>Table of Contents</w:t>
      </w:r>
    </w:p>
    <w:p w14:paraId="724EC0FD">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"s1"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Formation and Amendment of the Agreement</w:t>
      </w:r>
      <w:r>
        <w:rPr>
          <w:rFonts w:hint="eastAsia" w:ascii="微软雅黑" w:hAnsi="微软雅黑" w:eastAsia="微软雅黑" w:cs="微软雅黑"/>
          <w:i w:val="0"/>
          <w:iCs w:val="0"/>
          <w:caps w:val="0"/>
          <w:color w:val="1F2328"/>
          <w:spacing w:val="0"/>
          <w:sz w:val="24"/>
          <w:szCs w:val="24"/>
          <w:u w:val="none"/>
        </w:rPr>
        <w:fldChar w:fldCharType="end"/>
      </w:r>
    </w:p>
    <w:p w14:paraId="1F6266F0">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"s2"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Service Contents</w:t>
      </w:r>
      <w:r>
        <w:rPr>
          <w:rFonts w:hint="eastAsia" w:ascii="微软雅黑" w:hAnsi="微软雅黑" w:eastAsia="微软雅黑" w:cs="微软雅黑"/>
          <w:i w:val="0"/>
          <w:iCs w:val="0"/>
          <w:caps w:val="0"/>
          <w:color w:val="1F2328"/>
          <w:spacing w:val="0"/>
          <w:sz w:val="24"/>
          <w:szCs w:val="24"/>
          <w:u w:val="none"/>
        </w:rPr>
        <w:fldChar w:fldCharType="end"/>
      </w:r>
    </w:p>
    <w:p w14:paraId="2B774B47">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"s3"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Account Registration, Use, and Deletion</w:t>
      </w:r>
      <w:r>
        <w:rPr>
          <w:rFonts w:hint="eastAsia" w:ascii="微软雅黑" w:hAnsi="微软雅黑" w:eastAsia="微软雅黑" w:cs="微软雅黑"/>
          <w:i w:val="0"/>
          <w:iCs w:val="0"/>
          <w:caps w:val="0"/>
          <w:color w:val="1F2328"/>
          <w:spacing w:val="0"/>
          <w:sz w:val="24"/>
          <w:szCs w:val="24"/>
          <w:u w:val="none"/>
        </w:rPr>
        <w:fldChar w:fldCharType="end"/>
      </w:r>
    </w:p>
    <w:p w14:paraId="73921FB7">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"s4"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Device Connection and Usage Rules</w:t>
      </w:r>
      <w:r>
        <w:rPr>
          <w:rFonts w:hint="eastAsia" w:ascii="微软雅黑" w:hAnsi="微软雅黑" w:eastAsia="微软雅黑" w:cs="微软雅黑"/>
          <w:i w:val="0"/>
          <w:iCs w:val="0"/>
          <w:caps w:val="0"/>
          <w:color w:val="1F2328"/>
          <w:spacing w:val="0"/>
          <w:sz w:val="24"/>
          <w:szCs w:val="24"/>
          <w:u w:val="none"/>
        </w:rPr>
        <w:fldChar w:fldCharType="end"/>
      </w:r>
    </w:p>
    <w:p w14:paraId="17CDF6BA">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"s5"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Photo Casting and Content Rules</w:t>
      </w:r>
      <w:r>
        <w:rPr>
          <w:rFonts w:hint="eastAsia" w:ascii="微软雅黑" w:hAnsi="微软雅黑" w:eastAsia="微软雅黑" w:cs="微软雅黑"/>
          <w:i w:val="0"/>
          <w:iCs w:val="0"/>
          <w:caps w:val="0"/>
          <w:color w:val="1F2328"/>
          <w:spacing w:val="0"/>
          <w:sz w:val="24"/>
          <w:szCs w:val="24"/>
          <w:u w:val="none"/>
        </w:rPr>
        <w:fldChar w:fldCharType="end"/>
      </w:r>
    </w:p>
    <w:p w14:paraId="18E7357B">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"s6"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AI Creation Services</w:t>
      </w:r>
      <w:r>
        <w:rPr>
          <w:rFonts w:hint="eastAsia" w:ascii="微软雅黑" w:hAnsi="微软雅黑" w:eastAsia="微软雅黑" w:cs="微软雅黑"/>
          <w:i w:val="0"/>
          <w:iCs w:val="0"/>
          <w:caps w:val="0"/>
          <w:color w:val="1F2328"/>
          <w:spacing w:val="0"/>
          <w:sz w:val="24"/>
          <w:szCs w:val="24"/>
          <w:u w:val="none"/>
        </w:rPr>
        <w:fldChar w:fldCharType="end"/>
      </w:r>
    </w:p>
    <w:p w14:paraId="0B1BC535">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"s7"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Star Coins and Payment Rules</w:t>
      </w:r>
      <w:r>
        <w:rPr>
          <w:rFonts w:hint="eastAsia" w:ascii="微软雅黑" w:hAnsi="微软雅黑" w:eastAsia="微软雅黑" w:cs="微软雅黑"/>
          <w:i w:val="0"/>
          <w:iCs w:val="0"/>
          <w:caps w:val="0"/>
          <w:color w:val="1F2328"/>
          <w:spacing w:val="0"/>
          <w:sz w:val="24"/>
          <w:szCs w:val="24"/>
          <w:u w:val="none"/>
        </w:rPr>
        <w:fldChar w:fldCharType="end"/>
      </w:r>
    </w:p>
    <w:p w14:paraId="407C9989">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"s8"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Firmware Upgrades and Device Risk Notices</w:t>
      </w:r>
      <w:r>
        <w:rPr>
          <w:rFonts w:hint="eastAsia" w:ascii="微软雅黑" w:hAnsi="微软雅黑" w:eastAsia="微软雅黑" w:cs="微软雅黑"/>
          <w:i w:val="0"/>
          <w:iCs w:val="0"/>
          <w:caps w:val="0"/>
          <w:color w:val="1F2328"/>
          <w:spacing w:val="0"/>
          <w:sz w:val="24"/>
          <w:szCs w:val="24"/>
          <w:u w:val="none"/>
        </w:rPr>
        <w:fldChar w:fldCharType="end"/>
      </w:r>
    </w:p>
    <w:p w14:paraId="0D898E7E">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"s9"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User Conduct and Violation Handling</w:t>
      </w:r>
      <w:r>
        <w:rPr>
          <w:rFonts w:hint="eastAsia" w:ascii="微软雅黑" w:hAnsi="微软雅黑" w:eastAsia="微软雅黑" w:cs="微软雅黑"/>
          <w:i w:val="0"/>
          <w:iCs w:val="0"/>
          <w:caps w:val="0"/>
          <w:color w:val="1F2328"/>
          <w:spacing w:val="0"/>
          <w:sz w:val="24"/>
          <w:szCs w:val="24"/>
          <w:u w:val="none"/>
        </w:rPr>
        <w:fldChar w:fldCharType="end"/>
      </w:r>
    </w:p>
    <w:p w14:paraId="57971EAF">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"s10"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Intellectual Property</w:t>
      </w:r>
      <w:r>
        <w:rPr>
          <w:rFonts w:hint="eastAsia" w:ascii="微软雅黑" w:hAnsi="微软雅黑" w:eastAsia="微软雅黑" w:cs="微软雅黑"/>
          <w:i w:val="0"/>
          <w:iCs w:val="0"/>
          <w:caps w:val="0"/>
          <w:color w:val="1F2328"/>
          <w:spacing w:val="0"/>
          <w:sz w:val="24"/>
          <w:szCs w:val="24"/>
          <w:u w:val="none"/>
        </w:rPr>
        <w:fldChar w:fldCharType="end"/>
      </w:r>
    </w:p>
    <w:p w14:paraId="5273BD06">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"s11"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Disclaimer and Limitation of Liability</w:t>
      </w:r>
      <w:r>
        <w:rPr>
          <w:rFonts w:hint="eastAsia" w:ascii="微软雅黑" w:hAnsi="微软雅黑" w:eastAsia="微软雅黑" w:cs="微软雅黑"/>
          <w:i w:val="0"/>
          <w:iCs w:val="0"/>
          <w:caps w:val="0"/>
          <w:color w:val="1F2328"/>
          <w:spacing w:val="0"/>
          <w:sz w:val="24"/>
          <w:szCs w:val="24"/>
          <w:u w:val="none"/>
        </w:rPr>
        <w:fldChar w:fldCharType="end"/>
      </w:r>
    </w:p>
    <w:p w14:paraId="3D780B87">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"s12"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Changes, Interruption, and Termination of Services</w:t>
      </w:r>
      <w:r>
        <w:rPr>
          <w:rFonts w:hint="eastAsia" w:ascii="微软雅黑" w:hAnsi="微软雅黑" w:eastAsia="微软雅黑" w:cs="微软雅黑"/>
          <w:i w:val="0"/>
          <w:iCs w:val="0"/>
          <w:caps w:val="0"/>
          <w:color w:val="1F2328"/>
          <w:spacing w:val="0"/>
          <w:sz w:val="24"/>
          <w:szCs w:val="24"/>
          <w:u w:val="none"/>
        </w:rPr>
        <w:fldChar w:fldCharType="end"/>
      </w:r>
    </w:p>
    <w:p w14:paraId="11706D7C">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"s13"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Provisions for Minors</w:t>
      </w:r>
      <w:r>
        <w:rPr>
          <w:rFonts w:hint="eastAsia" w:ascii="微软雅黑" w:hAnsi="微软雅黑" w:eastAsia="微软雅黑" w:cs="微软雅黑"/>
          <w:i w:val="0"/>
          <w:iCs w:val="0"/>
          <w:caps w:val="0"/>
          <w:color w:val="1F2328"/>
          <w:spacing w:val="0"/>
          <w:sz w:val="24"/>
          <w:szCs w:val="24"/>
          <w:u w:val="none"/>
        </w:rPr>
        <w:fldChar w:fldCharType="end"/>
      </w:r>
    </w:p>
    <w:p w14:paraId="7A18A5E2">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"s14"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Governing Law and Dispute Resolution</w:t>
      </w:r>
      <w:r>
        <w:rPr>
          <w:rFonts w:hint="eastAsia" w:ascii="微软雅黑" w:hAnsi="微软雅黑" w:eastAsia="微软雅黑" w:cs="微软雅黑"/>
          <w:i w:val="0"/>
          <w:iCs w:val="0"/>
          <w:caps w:val="0"/>
          <w:color w:val="1F2328"/>
          <w:spacing w:val="0"/>
          <w:sz w:val="24"/>
          <w:szCs w:val="24"/>
          <w:u w:val="none"/>
        </w:rPr>
        <w:fldChar w:fldCharType="end"/>
      </w:r>
    </w:p>
    <w:p w14:paraId="659C4F29">
      <w:pPr>
        <w:keepNext w:val="0"/>
        <w:keepLines w:val="0"/>
        <w:widowControl/>
        <w:numPr>
          <w:ilvl w:val="0"/>
          <w:numId w:val="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u w:val="none"/>
        </w:rPr>
        <w:fldChar w:fldCharType="begin"/>
      </w:r>
      <w:r>
        <w:rPr>
          <w:rFonts w:hint="eastAsia" w:ascii="微软雅黑" w:hAnsi="微软雅黑" w:eastAsia="微软雅黑" w:cs="微软雅黑"/>
          <w:i w:val="0"/>
          <w:iCs w:val="0"/>
          <w:caps w:val="0"/>
          <w:color w:val="1F2328"/>
          <w:spacing w:val="0"/>
          <w:sz w:val="24"/>
          <w:szCs w:val="24"/>
          <w:u w:val="none"/>
        </w:rPr>
        <w:instrText xml:space="preserve"> HYPERLINK "file:///C:/Users/qhm07/Downloads/user-agreement(1).html" \l "s15" </w:instrText>
      </w:r>
      <w:r>
        <w:rPr>
          <w:rFonts w:hint="eastAsia" w:ascii="微软雅黑" w:hAnsi="微软雅黑" w:eastAsia="微软雅黑" w:cs="微软雅黑"/>
          <w:i w:val="0"/>
          <w:iCs w:val="0"/>
          <w:caps w:val="0"/>
          <w:color w:val="1F2328"/>
          <w:spacing w:val="0"/>
          <w:sz w:val="24"/>
          <w:szCs w:val="24"/>
          <w:u w:val="none"/>
        </w:rPr>
        <w:fldChar w:fldCharType="separate"/>
      </w:r>
      <w:r>
        <w:rPr>
          <w:rStyle w:val="8"/>
          <w:rFonts w:hint="eastAsia" w:ascii="微软雅黑" w:hAnsi="微软雅黑" w:eastAsia="微软雅黑" w:cs="微软雅黑"/>
          <w:i w:val="0"/>
          <w:iCs w:val="0"/>
          <w:caps w:val="0"/>
          <w:color w:val="1F2328"/>
          <w:spacing w:val="0"/>
          <w:sz w:val="24"/>
          <w:szCs w:val="24"/>
          <w:u w:val="none"/>
        </w:rPr>
        <w:t>Miscellaneous</w:t>
      </w:r>
      <w:r>
        <w:rPr>
          <w:rFonts w:hint="eastAsia" w:ascii="微软雅黑" w:hAnsi="微软雅黑" w:eastAsia="微软雅黑" w:cs="微软雅黑"/>
          <w:i w:val="0"/>
          <w:iCs w:val="0"/>
          <w:caps w:val="0"/>
          <w:color w:val="1F2328"/>
          <w:spacing w:val="0"/>
          <w:sz w:val="24"/>
          <w:szCs w:val="24"/>
          <w:u w:val="none"/>
        </w:rPr>
        <w:fldChar w:fldCharType="end"/>
      </w:r>
    </w:p>
    <w:p w14:paraId="68E7040D">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1. Formation and Amendment of the Agreement</w:t>
      </w:r>
    </w:p>
    <w:p w14:paraId="77465EC4">
      <w:pPr>
        <w:keepNext w:val="0"/>
        <w:keepLines w:val="0"/>
        <w:widowControl/>
        <w:numPr>
          <w:ilvl w:val="0"/>
          <w:numId w:val="2"/>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This Agreement includes the body of the Agreement and all rules related to this App that we have published or may publish in the future, including the BoltStar Privacy Policy and the BoltStar AI Service Agreement. Such rules constitute an integral part of this Agreement and have the same legal effect as this Agreement.</w:t>
      </w:r>
    </w:p>
    <w:p w14:paraId="412D2AC0">
      <w:pPr>
        <w:keepNext w:val="0"/>
        <w:keepLines w:val="0"/>
        <w:widowControl/>
        <w:numPr>
          <w:ilvl w:val="0"/>
          <w:numId w:val="2"/>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We have the right to amend this Agreement in response to changes in laws and regulations or business needs. After any amendment, we will notify you in a prominent manner within the app.</w:t>
      </w:r>
      <w:r>
        <w:rPr>
          <w:rStyle w:val="7"/>
          <w:rFonts w:hint="eastAsia" w:ascii="微软雅黑" w:hAnsi="微软雅黑" w:eastAsia="微软雅黑" w:cs="微软雅黑"/>
          <w:b/>
          <w:bCs/>
          <w:i w:val="0"/>
          <w:iCs w:val="0"/>
          <w:caps w:val="0"/>
          <w:color w:val="1F2328"/>
          <w:spacing w:val="0"/>
          <w:sz w:val="24"/>
          <w:szCs w:val="24"/>
          <w:shd w:val="clear" w:fill="FFFFFF"/>
        </w:rPr>
        <w:t>If you continue to use this App after an amendment takes effect, you are deemed to have accepted the amended content; if you do not accept it, you should stop using this App and may delete your account.</w:t>
      </w:r>
    </w:p>
    <w:p w14:paraId="36A125DD">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2. Service Contents</w:t>
      </w:r>
    </w:p>
    <w:p w14:paraId="44751EBF">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This App provides companion services for the BoltStar e-paper photo frame (the "Device"), currently including:</w:t>
      </w:r>
    </w:p>
    <w:p w14:paraId="33A39045">
      <w:pPr>
        <w:keepNext w:val="0"/>
        <w:keepLines w:val="0"/>
        <w:widowControl/>
        <w:numPr>
          <w:ilvl w:val="0"/>
          <w:numId w:val="3"/>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Device management: </w:t>
      </w:r>
      <w:r>
        <w:rPr>
          <w:rFonts w:hint="eastAsia" w:ascii="微软雅黑" w:hAnsi="微软雅黑" w:eastAsia="微软雅黑" w:cs="微软雅黑"/>
          <w:i w:val="0"/>
          <w:iCs w:val="0"/>
          <w:caps w:val="0"/>
          <w:color w:val="1F2328"/>
          <w:spacing w:val="0"/>
          <w:sz w:val="24"/>
          <w:szCs w:val="24"/>
          <w:shd w:val="clear" w:fill="FFFFFF"/>
        </w:rPr>
        <w:t>search for, bind to, connect to, and rename the device via Bluetooth; view the device's battery level, firmware version, and storage capacity; set the slideshow playback mode and switching interval; delete photos in the device or clear them all with one tap.</w:t>
      </w:r>
    </w:p>
    <w:p w14:paraId="6C3C8946">
      <w:pPr>
        <w:keepNext w:val="0"/>
        <w:keepLines w:val="0"/>
        <w:widowControl/>
        <w:numPr>
          <w:ilvl w:val="0"/>
          <w:numId w:val="3"/>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Photo casting: </w:t>
      </w:r>
      <w:r>
        <w:rPr>
          <w:rFonts w:hint="eastAsia" w:ascii="微软雅黑" w:hAnsi="微软雅黑" w:eastAsia="微软雅黑" w:cs="微软雅黑"/>
          <w:i w:val="0"/>
          <w:iCs w:val="0"/>
          <w:caps w:val="0"/>
          <w:color w:val="1F2328"/>
          <w:spacing w:val="0"/>
          <w:sz w:val="24"/>
          <w:szCs w:val="24"/>
          <w:shd w:val="clear" w:fill="FFFFFF"/>
        </w:rPr>
        <w:t>select local photos; after cropping, composition, and frame conversion, transfer them to the device via Bluetooth for display.</w:t>
      </w:r>
    </w:p>
    <w:p w14:paraId="4FA6EDC8">
      <w:pPr>
        <w:keepNext w:val="0"/>
        <w:keepLines w:val="0"/>
        <w:widowControl/>
        <w:numPr>
          <w:ilvl w:val="0"/>
          <w:numId w:val="3"/>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My Album: </w:t>
      </w:r>
      <w:r>
        <w:rPr>
          <w:rFonts w:hint="eastAsia" w:ascii="微软雅黑" w:hAnsi="微软雅黑" w:eastAsia="微软雅黑" w:cs="微软雅黑"/>
          <w:i w:val="0"/>
          <w:iCs w:val="0"/>
          <w:caps w:val="0"/>
          <w:color w:val="1F2328"/>
          <w:spacing w:val="0"/>
          <w:sz w:val="24"/>
          <w:szCs w:val="24"/>
          <w:shd w:val="clear" w:fill="FFFFFF"/>
        </w:rPr>
        <w:t>view and manage records of successfully casted photos, with multi-select deletion supported.</w:t>
      </w:r>
    </w:p>
    <w:p w14:paraId="5A3E9C01">
      <w:pPr>
        <w:keepNext w:val="0"/>
        <w:keepLines w:val="0"/>
        <w:widowControl/>
        <w:numPr>
          <w:ilvl w:val="0"/>
          <w:numId w:val="3"/>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Official Gallery: </w:t>
      </w:r>
      <w:r>
        <w:rPr>
          <w:rFonts w:hint="eastAsia" w:ascii="微软雅黑" w:hAnsi="微软雅黑" w:eastAsia="微软雅黑" w:cs="微软雅黑"/>
          <w:i w:val="0"/>
          <w:iCs w:val="0"/>
          <w:caps w:val="0"/>
          <w:color w:val="1F2328"/>
          <w:spacing w:val="0"/>
          <w:sz w:val="24"/>
          <w:szCs w:val="24"/>
          <w:shd w:val="clear" w:fill="FFFFFF"/>
        </w:rPr>
        <w:t>browse the image materials we provide, favorite them, and cast them.</w:t>
      </w:r>
    </w:p>
    <w:p w14:paraId="2C8504C0">
      <w:pPr>
        <w:keepNext w:val="0"/>
        <w:keepLines w:val="0"/>
        <w:widowControl/>
        <w:numPr>
          <w:ilvl w:val="0"/>
          <w:numId w:val="3"/>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AI creation: </w:t>
      </w:r>
      <w:r>
        <w:rPr>
          <w:rFonts w:hint="eastAsia" w:ascii="微软雅黑" w:hAnsi="微软雅黑" w:eastAsia="微软雅黑" w:cs="微软雅黑"/>
          <w:i w:val="0"/>
          <w:iCs w:val="0"/>
          <w:caps w:val="0"/>
          <w:color w:val="1F2328"/>
          <w:spacing w:val="0"/>
          <w:sz w:val="24"/>
          <w:szCs w:val="24"/>
          <w:shd w:val="clear" w:fill="FFFFFF"/>
        </w:rPr>
        <w:t>text chat, text-to-image generation, image upload for beautification, and casting of the generated results.</w:t>
      </w:r>
    </w:p>
    <w:p w14:paraId="37548F4C">
      <w:pPr>
        <w:keepNext w:val="0"/>
        <w:keepLines w:val="0"/>
        <w:widowControl/>
        <w:numPr>
          <w:ilvl w:val="0"/>
          <w:numId w:val="3"/>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Star Coins: </w:t>
      </w:r>
      <w:r>
        <w:rPr>
          <w:rFonts w:hint="eastAsia" w:ascii="微软雅黑" w:hAnsi="微软雅黑" w:eastAsia="微软雅黑" w:cs="微软雅黑"/>
          <w:i w:val="0"/>
          <w:iCs w:val="0"/>
          <w:caps w:val="0"/>
          <w:color w:val="1F2328"/>
          <w:spacing w:val="0"/>
          <w:sz w:val="24"/>
          <w:szCs w:val="24"/>
          <w:shd w:val="clear" w:fill="FFFFFF"/>
        </w:rPr>
        <w:t>in-app virtual items consumed to use AI capabilities; purchasable within the app.</w:t>
      </w:r>
    </w:p>
    <w:p w14:paraId="5325C794">
      <w:pPr>
        <w:keepNext w:val="0"/>
        <w:keepLines w:val="0"/>
        <w:widowControl/>
        <w:numPr>
          <w:ilvl w:val="0"/>
          <w:numId w:val="3"/>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Firmware upgrade: </w:t>
      </w:r>
      <w:r>
        <w:rPr>
          <w:rFonts w:hint="eastAsia" w:ascii="微软雅黑" w:hAnsi="微软雅黑" w:eastAsia="微软雅黑" w:cs="微软雅黑"/>
          <w:i w:val="0"/>
          <w:iCs w:val="0"/>
          <w:caps w:val="0"/>
          <w:color w:val="1F2328"/>
          <w:spacing w:val="0"/>
          <w:sz w:val="24"/>
          <w:szCs w:val="24"/>
          <w:shd w:val="clear" w:fill="FFFFFF"/>
        </w:rPr>
        <w:t>detect and upgrade the device firmware via Bluetooth.</w:t>
      </w:r>
    </w:p>
    <w:p w14:paraId="392AC2A6">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We may add, adjust, or discontinue some functions from time to time; the actual display in the version you use shall prevail.</w:t>
      </w:r>
      <w:r>
        <w:rPr>
          <w:rStyle w:val="7"/>
          <w:rFonts w:hint="eastAsia" w:ascii="微软雅黑" w:hAnsi="微软雅黑" w:eastAsia="微软雅黑" w:cs="微软雅黑"/>
          <w:b/>
          <w:bCs/>
          <w:i w:val="0"/>
          <w:iCs w:val="0"/>
          <w:caps w:val="0"/>
          <w:color w:val="1F2328"/>
          <w:spacing w:val="0"/>
          <w:sz w:val="24"/>
          <w:szCs w:val="24"/>
          <w:shd w:val="clear" w:fill="FFFFFF"/>
        </w:rPr>
        <w:t>Functions and payment methods may differ across platforms (iOS / Android / WeChat mini program).</w:t>
      </w:r>
    </w:p>
    <w:p w14:paraId="2479D32B">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3. Account Registration, Use, and Deletion</w:t>
      </w:r>
    </w:p>
    <w:p w14:paraId="07326CBF">
      <w:pPr>
        <w:keepNext w:val="0"/>
        <w:keepLines w:val="0"/>
        <w:widowControl/>
        <w:numPr>
          <w:ilvl w:val="0"/>
          <w:numId w:val="4"/>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You need to complete registration and log-in as prompted on the page. </w:t>
      </w:r>
      <w:r>
        <w:rPr>
          <w:rStyle w:val="7"/>
          <w:rFonts w:hint="eastAsia" w:ascii="微软雅黑" w:hAnsi="微软雅黑" w:eastAsia="微软雅黑" w:cs="微软雅黑"/>
          <w:b/>
          <w:bCs/>
          <w:i w:val="0"/>
          <w:iCs w:val="0"/>
          <w:caps w:val="0"/>
          <w:color w:val="1F2328"/>
          <w:spacing w:val="0"/>
          <w:sz w:val="24"/>
          <w:szCs w:val="24"/>
          <w:shd w:val="clear" w:fill="FFFFFF"/>
        </w:rPr>
        <w:t>You shall ensure that the mobile phone number and other information you provide is true, accurate, and lawful and valid</w:t>
      </w:r>
      <w:r>
        <w:rPr>
          <w:rFonts w:hint="eastAsia" w:ascii="微软雅黑" w:hAnsi="微软雅黑" w:eastAsia="微软雅黑" w:cs="微软雅黑"/>
          <w:i w:val="0"/>
          <w:iCs w:val="0"/>
          <w:caps w:val="0"/>
          <w:color w:val="1F2328"/>
          <w:spacing w:val="0"/>
          <w:sz w:val="24"/>
          <w:szCs w:val="24"/>
          <w:shd w:val="clear" w:fill="FFFFFF"/>
        </w:rPr>
        <w:t>; if false information prevents you from using the services or causes losses, you shall bear the consequences yourself.</w:t>
      </w:r>
    </w:p>
    <w:p w14:paraId="110FCFA6">
      <w:pPr>
        <w:keepNext w:val="0"/>
        <w:keepLines w:val="0"/>
        <w:widowControl/>
        <w:numPr>
          <w:ilvl w:val="0"/>
          <w:numId w:val="4"/>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The account is for your personal use only and may not be lent, transferred, sold, or otherwise licensed to others.</w:t>
      </w:r>
      <w:r>
        <w:rPr>
          <w:rFonts w:hint="eastAsia" w:ascii="微软雅黑" w:hAnsi="微软雅黑" w:eastAsia="微软雅黑" w:cs="微软雅黑"/>
          <w:i w:val="0"/>
          <w:iCs w:val="0"/>
          <w:caps w:val="0"/>
          <w:color w:val="1F2328"/>
          <w:spacing w:val="0"/>
          <w:sz w:val="24"/>
          <w:szCs w:val="24"/>
          <w:shd w:val="clear" w:fill="FFFFFF"/>
        </w:rPr>
        <w:t>You shall properly keep your account and verification codes safe. Any operation performed through your account is deemed to be your own act, and you shall bear the resulting liability.</w:t>
      </w:r>
    </w:p>
    <w:p w14:paraId="32A3CA84">
      <w:pPr>
        <w:keepNext w:val="0"/>
        <w:keepLines w:val="0"/>
        <w:widowControl/>
        <w:numPr>
          <w:ilvl w:val="0"/>
          <w:numId w:val="4"/>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If you discover that your account has been illegally used by others or has security vulnerabilities, please notify us immediately via the means in Section 15.</w:t>
      </w:r>
    </w:p>
    <w:p w14:paraId="1D79E664">
      <w:pPr>
        <w:keepNext w:val="0"/>
        <w:keepLines w:val="0"/>
        <w:widowControl/>
        <w:numPr>
          <w:ilvl w:val="0"/>
          <w:numId w:val="4"/>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Account deletion: </w:t>
      </w:r>
      <w:r>
        <w:rPr>
          <w:rFonts w:hint="eastAsia" w:ascii="微软雅黑" w:hAnsi="微软雅黑" w:eastAsia="微软雅黑" w:cs="微软雅黑"/>
          <w:i w:val="0"/>
          <w:iCs w:val="0"/>
          <w:caps w:val="0"/>
          <w:color w:val="1F2328"/>
          <w:spacing w:val="0"/>
          <w:sz w:val="24"/>
          <w:szCs w:val="24"/>
          <w:shd w:val="clear" w:fill="FFFFFF"/>
        </w:rPr>
        <w:t>you may delete your account yourself via "Me → Settings → Delete Account".</w:t>
      </w:r>
      <w:r>
        <w:rPr>
          <w:rStyle w:val="7"/>
          <w:rFonts w:hint="eastAsia" w:ascii="微软雅黑" w:hAnsi="微软雅黑" w:eastAsia="微软雅黑" w:cs="微软雅黑"/>
          <w:b/>
          <w:bCs/>
          <w:i w:val="0"/>
          <w:iCs w:val="0"/>
          <w:caps w:val="0"/>
          <w:color w:val="1F2328"/>
          <w:spacing w:val="0"/>
          <w:sz w:val="24"/>
          <w:szCs w:val="24"/>
          <w:shd w:val="clear" w:fill="FFFFFF"/>
        </w:rPr>
        <w:t>After deletion, the account data will be deleted or anonymized; the Star Coin balance, casting records, AI conversations, and device bindings in the account will be cleared together and cannot be recovered, and unconsumed Star Coins will not be refunded (except as otherwise provided by laws and regulations). Please clear the photos in your device yourself before deleting your account</w:t>
      </w:r>
      <w:r>
        <w:rPr>
          <w:rFonts w:hint="eastAsia" w:ascii="微软雅黑" w:hAnsi="微软雅黑" w:eastAsia="微软雅黑" w:cs="微软雅黑"/>
          <w:i w:val="0"/>
          <w:iCs w:val="0"/>
          <w:caps w:val="0"/>
          <w:color w:val="1F2328"/>
          <w:spacing w:val="0"/>
          <w:sz w:val="24"/>
          <w:szCs w:val="24"/>
          <w:shd w:val="clear" w:fill="FFFFFF"/>
        </w:rPr>
        <w:t>— after deletion, the binding is released, and you will no longer be able to delete the images already displayed on the device through this App.</w:t>
      </w:r>
    </w:p>
    <w:p w14:paraId="16EEDCF2">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4. Device Connection and Usage Rules</w:t>
      </w:r>
    </w:p>
    <w:p w14:paraId="7D3CFB42">
      <w:pPr>
        <w:keepNext w:val="0"/>
        <w:keepLines w:val="0"/>
        <w:widowControl/>
        <w:numPr>
          <w:ilvl w:val="0"/>
          <w:numId w:val="5"/>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This App communicates with the device via </w:t>
      </w:r>
      <w:r>
        <w:rPr>
          <w:rStyle w:val="7"/>
          <w:rFonts w:hint="eastAsia" w:ascii="微软雅黑" w:hAnsi="微软雅黑" w:eastAsia="微软雅黑" w:cs="微软雅黑"/>
          <w:b/>
          <w:bCs/>
          <w:i w:val="0"/>
          <w:iCs w:val="0"/>
          <w:caps w:val="0"/>
          <w:color w:val="1F2328"/>
          <w:spacing w:val="0"/>
          <w:sz w:val="24"/>
          <w:szCs w:val="24"/>
          <w:shd w:val="clear" w:fill="FFFFFF"/>
        </w:rPr>
        <w:t>Bluetooth Low Energy (BLE)</w:t>
      </w:r>
      <w:r>
        <w:rPr>
          <w:rFonts w:hint="eastAsia" w:ascii="微软雅黑" w:hAnsi="微软雅黑" w:eastAsia="微软雅黑" w:cs="微软雅黑"/>
          <w:i w:val="0"/>
          <w:iCs w:val="0"/>
          <w:caps w:val="0"/>
          <w:color w:val="1F2328"/>
          <w:spacing w:val="0"/>
          <w:sz w:val="24"/>
          <w:szCs w:val="24"/>
          <w:shd w:val="clear" w:fill="FFFFFF"/>
        </w:rPr>
        <w:t xml:space="preserve">, and </w:t>
      </w:r>
      <w:r>
        <w:rPr>
          <w:rStyle w:val="7"/>
          <w:rFonts w:hint="eastAsia" w:ascii="微软雅黑" w:hAnsi="微软雅黑" w:eastAsia="微软雅黑" w:cs="微软雅黑"/>
          <w:b/>
          <w:bCs/>
          <w:i w:val="0"/>
          <w:iCs w:val="0"/>
          <w:caps w:val="0"/>
          <w:color w:val="1F2328"/>
          <w:spacing w:val="0"/>
          <w:sz w:val="24"/>
          <w:szCs w:val="24"/>
          <w:shd w:val="clear" w:fill="FFFFFF"/>
        </w:rPr>
        <w:t>the device supports connection with only one phone at a time</w:t>
      </w:r>
      <w:r>
        <w:rPr>
          <w:rFonts w:hint="eastAsia" w:ascii="微软雅黑" w:hAnsi="微软雅黑" w:eastAsia="微软雅黑" w:cs="微软雅黑"/>
          <w:i w:val="0"/>
          <w:iCs w:val="0"/>
          <w:caps w:val="0"/>
          <w:color w:val="1F2328"/>
          <w:spacing w:val="0"/>
          <w:sz w:val="24"/>
          <w:szCs w:val="24"/>
          <w:shd w:val="clear" w:fill="FFFFFF"/>
        </w:rPr>
        <w:t>. Before use, please make sure the device is powered on, sufficiently charged, and close to the phone.</w:t>
      </w:r>
    </w:p>
    <w:p w14:paraId="7520573D">
      <w:pPr>
        <w:keepNext w:val="0"/>
        <w:keepLines w:val="0"/>
        <w:widowControl/>
        <w:numPr>
          <w:ilvl w:val="0"/>
          <w:numId w:val="5"/>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The operating system requires the App to obtain </w:t>
      </w:r>
      <w:r>
        <w:rPr>
          <w:rStyle w:val="7"/>
          <w:rFonts w:hint="eastAsia" w:ascii="微软雅黑" w:hAnsi="微软雅黑" w:eastAsia="微软雅黑" w:cs="微软雅黑"/>
          <w:b/>
          <w:bCs/>
          <w:i w:val="0"/>
          <w:iCs w:val="0"/>
          <w:caps w:val="0"/>
          <w:color w:val="1F2328"/>
          <w:spacing w:val="0"/>
          <w:sz w:val="24"/>
          <w:szCs w:val="24"/>
          <w:shd w:val="clear" w:fill="FFFFFF"/>
        </w:rPr>
        <w:t xml:space="preserve">location permission </w:t>
      </w:r>
      <w:r>
        <w:rPr>
          <w:rFonts w:hint="eastAsia" w:ascii="微软雅黑" w:hAnsi="微软雅黑" w:eastAsia="微软雅黑" w:cs="微软雅黑"/>
          <w:i w:val="0"/>
          <w:iCs w:val="0"/>
          <w:caps w:val="0"/>
          <w:color w:val="1F2328"/>
          <w:spacing w:val="0"/>
          <w:sz w:val="24"/>
          <w:szCs w:val="24"/>
          <w:shd w:val="clear" w:fill="FFFFFF"/>
        </w:rPr>
        <w:t>before it can scan for nearby Bluetooth devices. Please grant it when prompted by the system; otherwise the device cannot be found.</w:t>
      </w:r>
    </w:p>
    <w:p w14:paraId="40E801AA">
      <w:pPr>
        <w:keepNext w:val="0"/>
        <w:keepLines w:val="0"/>
        <w:widowControl/>
        <w:numPr>
          <w:ilvl w:val="0"/>
          <w:numId w:val="5"/>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A device can be bound by different accounts in turn. </w:t>
      </w:r>
      <w:r>
        <w:rPr>
          <w:rStyle w:val="7"/>
          <w:rFonts w:hint="eastAsia" w:ascii="微软雅黑" w:hAnsi="微软雅黑" w:eastAsia="微软雅黑" w:cs="微软雅黑"/>
          <w:b/>
          <w:bCs/>
          <w:i w:val="0"/>
          <w:iCs w:val="0"/>
          <w:caps w:val="0"/>
          <w:color w:val="1F2328"/>
          <w:spacing w:val="0"/>
          <w:sz w:val="24"/>
          <w:szCs w:val="24"/>
          <w:shd w:val="clear" w:fill="FFFFFF"/>
        </w:rPr>
        <w:t>Unbinding or deleting your account does not automatically clear the images already displayed on the device</w:t>
      </w:r>
      <w:r>
        <w:rPr>
          <w:rFonts w:hint="eastAsia" w:ascii="微软雅黑" w:hAnsi="微软雅黑" w:eastAsia="微软雅黑" w:cs="微软雅黑"/>
          <w:i w:val="0"/>
          <w:iCs w:val="0"/>
          <w:caps w:val="0"/>
          <w:color w:val="1F2328"/>
          <w:spacing w:val="0"/>
          <w:sz w:val="24"/>
          <w:szCs w:val="24"/>
          <w:shd w:val="clear" w:fill="FFFFFF"/>
        </w:rPr>
        <w:t>; please handle them yourself.</w:t>
      </w:r>
    </w:p>
    <w:p w14:paraId="21906FBE">
      <w:pPr>
        <w:keepNext w:val="0"/>
        <w:keepLines w:val="0"/>
        <w:widowControl/>
        <w:numPr>
          <w:ilvl w:val="0"/>
          <w:numId w:val="5"/>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Do not power off the device, disconnect Bluetooth, exit the app, or let the phone sleep during casting or firmware upgrade</w:t>
      </w:r>
      <w:r>
        <w:rPr>
          <w:rFonts w:hint="eastAsia" w:ascii="微软雅黑" w:hAnsi="微软雅黑" w:eastAsia="微软雅黑" w:cs="微软雅黑"/>
          <w:i w:val="0"/>
          <w:iCs w:val="0"/>
          <w:caps w:val="0"/>
          <w:color w:val="1F2328"/>
          <w:spacing w:val="0"/>
          <w:sz w:val="24"/>
          <w:szCs w:val="24"/>
          <w:shd w:val="clear" w:fill="FFFFFF"/>
        </w:rPr>
        <w:t>, otherwise the operation may fail.</w:t>
      </w:r>
    </w:p>
    <w:p w14:paraId="76F0DBF6">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5. Photo Casting and Content Rules</w:t>
      </w:r>
    </w:p>
    <w:p w14:paraId="60586976">
      <w:pPr>
        <w:keepNext w:val="0"/>
        <w:keepLines w:val="0"/>
        <w:widowControl/>
        <w:numPr>
          <w:ilvl w:val="0"/>
          <w:numId w:val="6"/>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You may cast only photos </w:t>
      </w:r>
      <w:r>
        <w:rPr>
          <w:rStyle w:val="7"/>
          <w:rFonts w:hint="eastAsia" w:ascii="微软雅黑" w:hAnsi="微软雅黑" w:eastAsia="微软雅黑" w:cs="微软雅黑"/>
          <w:b/>
          <w:bCs/>
          <w:i w:val="0"/>
          <w:iCs w:val="0"/>
          <w:caps w:val="0"/>
          <w:color w:val="1F2328"/>
          <w:spacing w:val="0"/>
          <w:sz w:val="24"/>
          <w:szCs w:val="24"/>
          <w:shd w:val="clear" w:fill="FFFFFF"/>
        </w:rPr>
        <w:t>that you took or created yourself or for which you have lawfully obtained authorization</w:t>
      </w:r>
      <w:r>
        <w:rPr>
          <w:rFonts w:hint="eastAsia" w:ascii="微软雅黑" w:hAnsi="微软雅黑" w:eastAsia="微软雅黑" w:cs="微软雅黑"/>
          <w:i w:val="0"/>
          <w:iCs w:val="0"/>
          <w:caps w:val="0"/>
          <w:color w:val="1F2328"/>
          <w:spacing w:val="0"/>
          <w:sz w:val="24"/>
          <w:szCs w:val="24"/>
          <w:shd w:val="clear" w:fill="FFFFFF"/>
        </w:rPr>
        <w:t xml:space="preserve">. </w:t>
      </w:r>
      <w:r>
        <w:rPr>
          <w:rStyle w:val="7"/>
          <w:rFonts w:hint="eastAsia" w:ascii="微软雅黑" w:hAnsi="微软雅黑" w:eastAsia="微软雅黑" w:cs="微软雅黑"/>
          <w:b/>
          <w:bCs/>
          <w:i w:val="0"/>
          <w:iCs w:val="0"/>
          <w:caps w:val="0"/>
          <w:color w:val="1F2328"/>
          <w:spacing w:val="0"/>
          <w:sz w:val="24"/>
          <w:szCs w:val="24"/>
          <w:shd w:val="clear" w:fill="FFFFFF"/>
        </w:rPr>
        <w:t>You are responsible for the legality of the content you cast</w:t>
      </w:r>
      <w:r>
        <w:rPr>
          <w:rFonts w:hint="eastAsia" w:ascii="微软雅黑" w:hAnsi="微软雅黑" w:eastAsia="微软雅黑" w:cs="微软雅黑"/>
          <w:i w:val="0"/>
          <w:iCs w:val="0"/>
          <w:caps w:val="0"/>
          <w:color w:val="1F2328"/>
          <w:spacing w:val="0"/>
          <w:sz w:val="24"/>
          <w:szCs w:val="24"/>
          <w:shd w:val="clear" w:fill="FFFFFF"/>
        </w:rPr>
        <w:t>, and you must not cast content that infringes others' portrait rights, copyrights, or privacy, or that violates laws and regulations.</w:t>
      </w:r>
    </w:p>
    <w:p w14:paraId="5C20BD3D">
      <w:pPr>
        <w:keepNext w:val="0"/>
        <w:keepLines w:val="0"/>
        <w:widowControl/>
        <w:numPr>
          <w:ilvl w:val="0"/>
          <w:numId w:val="6"/>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Due to the limitations of e-paper display technology, the colors, gradation, and sharpness presented by the device differ from those of a phone screen, and casted images must go through cropping, composition, and color conversion. </w:t>
      </w:r>
      <w:r>
        <w:rPr>
          <w:rStyle w:val="7"/>
          <w:rFonts w:hint="eastAsia" w:ascii="微软雅黑" w:hAnsi="微软雅黑" w:eastAsia="微软雅黑" w:cs="微软雅黑"/>
          <w:b/>
          <w:bCs/>
          <w:i w:val="0"/>
          <w:iCs w:val="0"/>
          <w:caps w:val="0"/>
          <w:color w:val="1F2328"/>
          <w:spacing w:val="0"/>
          <w:sz w:val="24"/>
          <w:szCs w:val="24"/>
          <w:shd w:val="clear" w:fill="FFFFFF"/>
        </w:rPr>
        <w:t>Such differences are technical characteristics and do not constitute product quality issues.</w:t>
      </w:r>
    </w:p>
    <w:p w14:paraId="35186732">
      <w:pPr>
        <w:keepNext w:val="0"/>
        <w:keepLines w:val="0"/>
        <w:widowControl/>
        <w:numPr>
          <w:ilvl w:val="0"/>
          <w:numId w:val="6"/>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During casting, the photos you select are uploaded to our servers and the image processing service for frame conversion; see the BoltStar Privacy Policy for details.</w:t>
      </w:r>
    </w:p>
    <w:p w14:paraId="72628BDC">
      <w:pPr>
        <w:keepNext w:val="0"/>
        <w:keepLines w:val="0"/>
        <w:widowControl/>
        <w:numPr>
          <w:ilvl w:val="0"/>
          <w:numId w:val="6"/>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Deleting a casting record in the app does not delete the image in the device, and vice versa; please follow the on-screen instructions to operate them separately.</w:t>
      </w:r>
    </w:p>
    <w:p w14:paraId="0D0807BC">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6. AI Creation Services</w:t>
      </w:r>
    </w:p>
    <w:p w14:paraId="627CB3FD">
      <w:pPr>
        <w:keepNext w:val="0"/>
        <w:keepLines w:val="0"/>
        <w:widowControl/>
        <w:numPr>
          <w:ilvl w:val="0"/>
          <w:numId w:val="7"/>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AI features are optional services. </w:t>
      </w:r>
      <w:r>
        <w:rPr>
          <w:rStyle w:val="7"/>
          <w:rFonts w:hint="eastAsia" w:ascii="微软雅黑" w:hAnsi="微软雅黑" w:eastAsia="微软雅黑" w:cs="微软雅黑"/>
          <w:b/>
          <w:bCs/>
          <w:i w:val="0"/>
          <w:iCs w:val="0"/>
          <w:caps w:val="0"/>
          <w:color w:val="1F2328"/>
          <w:spacing w:val="0"/>
          <w:sz w:val="24"/>
          <w:szCs w:val="24"/>
          <w:shd w:val="clear" w:fill="FFFFFF"/>
        </w:rPr>
        <w:t>Before first use, you must separately read and agree to the BoltStar AI Service Agreement</w:t>
      </w:r>
      <w:r>
        <w:rPr>
          <w:rFonts w:hint="eastAsia" w:ascii="微软雅黑" w:hAnsi="微软雅黑" w:eastAsia="微软雅黑" w:cs="微软雅黑"/>
          <w:i w:val="0"/>
          <w:iCs w:val="0"/>
          <w:caps w:val="0"/>
          <w:color w:val="1F2328"/>
          <w:spacing w:val="0"/>
          <w:sz w:val="24"/>
          <w:szCs w:val="24"/>
          <w:shd w:val="clear" w:fill="FFFFFF"/>
        </w:rPr>
        <w:t>; declining does not affect your use of other features of this App.</w:t>
      </w:r>
    </w:p>
    <w:p w14:paraId="1436B4F8">
      <w:pPr>
        <w:keepNext w:val="0"/>
        <w:keepLines w:val="0"/>
        <w:widowControl/>
        <w:numPr>
          <w:ilvl w:val="0"/>
          <w:numId w:val="7"/>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The text or images you actively send in AI conversations will be transferred to </w:t>
      </w:r>
      <w:r>
        <w:rPr>
          <w:rStyle w:val="7"/>
          <w:rFonts w:hint="eastAsia" w:ascii="微软雅黑" w:hAnsi="微软雅黑" w:eastAsia="微软雅黑" w:cs="微软雅黑"/>
          <w:b/>
          <w:bCs/>
          <w:i w:val="0"/>
          <w:iCs w:val="0"/>
          <w:caps w:val="0"/>
          <w:color w:val="1F2328"/>
          <w:spacing w:val="0"/>
          <w:sz w:val="24"/>
          <w:szCs w:val="24"/>
          <w:shd w:val="clear" w:fill="FFFFFF"/>
        </w:rPr>
        <w:t xml:space="preserve">the "Volcano Engine" AI service (provided by Beijing Volcano Engine Technology Co., Ltd.) </w:t>
      </w:r>
      <w:r>
        <w:rPr>
          <w:rFonts w:hint="eastAsia" w:ascii="微软雅黑" w:hAnsi="微软雅黑" w:eastAsia="微软雅黑" w:cs="微软雅黑"/>
          <w:i w:val="0"/>
          <w:iCs w:val="0"/>
          <w:caps w:val="0"/>
          <w:color w:val="1F2328"/>
          <w:spacing w:val="0"/>
          <w:sz w:val="24"/>
          <w:szCs w:val="24"/>
          <w:shd w:val="clear" w:fill="FFFFFF"/>
        </w:rPr>
        <w:t xml:space="preserve">for processing. </w:t>
      </w:r>
      <w:r>
        <w:rPr>
          <w:rStyle w:val="7"/>
          <w:rFonts w:hint="eastAsia" w:ascii="微软雅黑" w:hAnsi="微软雅黑" w:eastAsia="微软雅黑" w:cs="微软雅黑"/>
          <w:b/>
          <w:bCs/>
          <w:i w:val="0"/>
          <w:iCs w:val="0"/>
          <w:caps w:val="0"/>
          <w:color w:val="1F2328"/>
          <w:spacing w:val="0"/>
          <w:sz w:val="24"/>
          <w:szCs w:val="24"/>
          <w:shd w:val="clear" w:fill="FFFFFF"/>
        </w:rPr>
        <w:t>The content sent is used only for the current operation and will not be used for model training.</w:t>
      </w:r>
    </w:p>
    <w:p w14:paraId="51E44BCD">
      <w:pPr>
        <w:keepNext w:val="0"/>
        <w:keepLines w:val="0"/>
        <w:widowControl/>
        <w:numPr>
          <w:ilvl w:val="0"/>
          <w:numId w:val="7"/>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AI-generated content is produced automatically by algorithms and may be inaccurate, incomplete, or not as you expected; it does not constitute any professional advice. </w:t>
      </w:r>
      <w:r>
        <w:rPr>
          <w:rFonts w:hint="eastAsia" w:ascii="微软雅黑" w:hAnsi="微软雅黑" w:eastAsia="微软雅黑" w:cs="微软雅黑"/>
          <w:i w:val="0"/>
          <w:iCs w:val="0"/>
          <w:caps w:val="0"/>
          <w:color w:val="1F2328"/>
          <w:spacing w:val="0"/>
          <w:sz w:val="24"/>
          <w:szCs w:val="24"/>
          <w:shd w:val="clear" w:fill="FFFFFF"/>
        </w:rPr>
        <w:t>Please judge and verify it yourself before use. We do not guarantee the accuracy or applicability of generated content.</w:t>
      </w:r>
    </w:p>
    <w:p w14:paraId="6AC1EC8A">
      <w:pPr>
        <w:keepNext w:val="0"/>
        <w:keepLines w:val="0"/>
        <w:widowControl/>
        <w:numPr>
          <w:ilvl w:val="0"/>
          <w:numId w:val="7"/>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You must not use AI features to generate or disseminate content that violates the conduct rules in Section 9. </w:t>
      </w:r>
      <w:r>
        <w:rPr>
          <w:rFonts w:hint="eastAsia" w:ascii="微软雅黑" w:hAnsi="微软雅黑" w:eastAsia="微软雅黑" w:cs="微软雅黑"/>
          <w:i w:val="0"/>
          <w:iCs w:val="0"/>
          <w:caps w:val="0"/>
          <w:color w:val="1F2328"/>
          <w:spacing w:val="0"/>
          <w:sz w:val="24"/>
          <w:szCs w:val="24"/>
          <w:shd w:val="clear" w:fill="FFFFFF"/>
        </w:rPr>
        <w:t>You shall bear responsibility for third-party claims arising from your input or your use of generated content.</w:t>
      </w:r>
    </w:p>
    <w:p w14:paraId="5E39B54E">
      <w:pPr>
        <w:keepNext w:val="0"/>
        <w:keepLines w:val="0"/>
        <w:widowControl/>
        <w:numPr>
          <w:ilvl w:val="0"/>
          <w:numId w:val="7"/>
        </w:numPr>
        <w:suppressLineNumbers w:val="0"/>
        <w:spacing w:before="60" w:beforeAutospacing="0" w:after="60" w:afterAutospacing="0"/>
        <w:ind w:left="0" w:right="0" w:hanging="360"/>
      </w:pPr>
      <w:ins w:id="5" w:author="小金鱼" w:date="2026-08-28T15:42:56Z">
        <w:r>
          <w:rPr>
            <w:rFonts w:hint="eastAsia" w:ascii="微软雅黑" w:hAnsi="微软雅黑" w:eastAsia="微软雅黑" w:cs="微软雅黑"/>
            <w:i w:val="0"/>
            <w:iCs w:val="0"/>
            <w:caps w:val="0"/>
            <w:color w:val="1F2328"/>
            <w:spacing w:val="0"/>
            <w:sz w:val="24"/>
            <w:szCs w:val="24"/>
            <w:shd w:val="clear" w:fill="FFFFFF"/>
          </w:rPr>
          <w:t>Subject to compliance with this Agreement, you own the intellectual property rights in the images and text materials you upload or shoot yourself; output generated by public AI models carries no exclusive rights — identical inputs may produce similar outputs, and we may provide equivalent AI generation services to other users.</w:t>
        </w:r>
      </w:ins>
      <w:del w:id="6" w:author="小金鱼" w:date="2026-08-28T15:42:56Z">
        <w:r>
          <w:rPr>
            <w:rFonts w:hint="eastAsia" w:ascii="微软雅黑" w:hAnsi="微软雅黑" w:eastAsia="微软雅黑" w:cs="微软雅黑"/>
            <w:i w:val="0"/>
            <w:iCs w:val="0"/>
            <w:caps w:val="0"/>
            <w:color w:val="1F2328"/>
            <w:spacing w:val="0"/>
            <w:sz w:val="24"/>
            <w:szCs w:val="24"/>
            <w:shd w:val="clear" w:fill="FFFFFF"/>
          </w:rPr>
          <w:delText>在遵守本协议的前提下，我们不主张您通过 AI 功能生成内容的所有权；</w:delText>
        </w:r>
      </w:del>
      <w:del w:id="7" w:author="小金鱼" w:date="2026-08-28T15:42:56Z">
        <w:r>
          <w:rPr>
            <w:rStyle w:val="7"/>
            <w:rFonts w:hint="eastAsia" w:ascii="微软雅黑" w:hAnsi="微软雅黑" w:eastAsia="微软雅黑" w:cs="微软雅黑"/>
            <w:b/>
            <w:bCs/>
            <w:i w:val="0"/>
            <w:iCs w:val="0"/>
            <w:caps w:val="0"/>
            <w:color w:val="1F2328"/>
            <w:spacing w:val="0"/>
            <w:sz w:val="24"/>
            <w:szCs w:val="24"/>
            <w:shd w:val="clear" w:fill="FFFFFF"/>
          </w:rPr>
          <w:delText>但您理解并同意，相同或近似的输入可能产生相同或近似的输出，我们可为其他用户提供相同服务。</w:delText>
        </w:r>
      </w:del>
    </w:p>
    <w:p w14:paraId="131DEABD">
      <w:pPr>
        <w:keepNext w:val="0"/>
        <w:keepLines w:val="0"/>
        <w:widowControl/>
        <w:numPr>
          <w:ilvl w:val="0"/>
          <w:numId w:val="7"/>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AI conversation records are retained on the server for only </w:t>
      </w:r>
      <w:r>
        <w:rPr>
          <w:rStyle w:val="7"/>
          <w:rFonts w:hint="eastAsia" w:ascii="微软雅黑" w:hAnsi="微软雅黑" w:eastAsia="微软雅黑" w:cs="微软雅黑"/>
          <w:b/>
          <w:bCs/>
          <w:i w:val="0"/>
          <w:iCs w:val="0"/>
          <w:caps w:val="0"/>
          <w:color w:val="1F2328"/>
          <w:spacing w:val="0"/>
          <w:sz w:val="24"/>
          <w:szCs w:val="24"/>
          <w:shd w:val="clear" w:fill="FFFFFF"/>
        </w:rPr>
        <w:t xml:space="preserve">the most recent 7 days </w:t>
      </w:r>
      <w:r>
        <w:rPr>
          <w:rFonts w:hint="eastAsia" w:ascii="微软雅黑" w:hAnsi="微软雅黑" w:eastAsia="微软雅黑" w:cs="微软雅黑"/>
          <w:i w:val="0"/>
          <w:iCs w:val="0"/>
          <w:caps w:val="0"/>
          <w:color w:val="1F2328"/>
          <w:spacing w:val="0"/>
          <w:sz w:val="24"/>
          <w:szCs w:val="24"/>
          <w:shd w:val="clear" w:fill="FFFFFF"/>
        </w:rPr>
        <w:t>and are automatically cleared upon expiration; please save any content you wish to keep yourself.</w:t>
      </w:r>
    </w:p>
    <w:p w14:paraId="69A99A24">
      <w:pPr>
        <w:keepNext w:val="0"/>
        <w:keepLines w:val="0"/>
        <w:widowControl/>
        <w:numPr>
          <w:ilvl w:val="0"/>
          <w:numId w:val="7"/>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AI services depend on third-party capabilities and networks </w:t>
      </w:r>
      <w:r>
        <w:rPr>
          <w:rStyle w:val="7"/>
          <w:rFonts w:hint="eastAsia" w:ascii="微软雅黑" w:hAnsi="微软雅黑" w:eastAsia="微软雅黑" w:cs="微软雅黑"/>
          <w:b/>
          <w:bCs/>
          <w:i w:val="0"/>
          <w:iCs w:val="0"/>
          <w:caps w:val="0"/>
          <w:color w:val="1F2328"/>
          <w:spacing w:val="0"/>
          <w:sz w:val="24"/>
          <w:szCs w:val="24"/>
          <w:shd w:val="clear" w:fill="FFFFFF"/>
        </w:rPr>
        <w:t>and may experience queuing, timeouts, or temporary unavailability; where Star Coins have been deducted but no result was produced due to our fault, please contact us via the means in Section 15 for handling.</w:t>
      </w:r>
    </w:p>
    <w:p w14:paraId="1F009DA1">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7. Star Coins and Payment Rules</w:t>
      </w:r>
    </w:p>
    <w:p w14:paraId="4AF3A393">
      <w:pPr>
        <w:keepNext w:val="0"/>
        <w:keepLines w:val="0"/>
        <w:widowControl/>
        <w:numPr>
          <w:ilvl w:val="0"/>
          <w:numId w:val="8"/>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Star Coins are virtual items within this App </w:t>
      </w:r>
      <w:r>
        <w:rPr>
          <w:rFonts w:hint="eastAsia" w:ascii="微软雅黑" w:hAnsi="微软雅黑" w:eastAsia="微软雅黑" w:cs="微软雅黑"/>
          <w:i w:val="0"/>
          <w:iCs w:val="0"/>
          <w:caps w:val="0"/>
          <w:color w:val="1F2328"/>
          <w:spacing w:val="0"/>
          <w:sz w:val="24"/>
          <w:szCs w:val="24"/>
          <w:shd w:val="clear" w:fill="FFFFFF"/>
        </w:rPr>
        <w:t xml:space="preserve">used to redeem consumable services such as AI generation, </w:t>
      </w:r>
      <w:r>
        <w:rPr>
          <w:rStyle w:val="7"/>
          <w:rFonts w:hint="eastAsia" w:ascii="微软雅黑" w:hAnsi="微软雅黑" w:eastAsia="微软雅黑" w:cs="微软雅黑"/>
          <w:b/>
          <w:bCs/>
          <w:i w:val="0"/>
          <w:iCs w:val="0"/>
          <w:caps w:val="0"/>
          <w:color w:val="1F2328"/>
          <w:spacing w:val="0"/>
          <w:sz w:val="24"/>
          <w:szCs w:val="24"/>
          <w:shd w:val="clear" w:fill="FFFFFF"/>
        </w:rPr>
        <w:t>and are not prepaid cards, have no monetary value, cannot be exchanged for or withdrawn as cash, and cannot be transferred between users</w:t>
      </w:r>
      <w:r>
        <w:rPr>
          <w:rFonts w:hint="eastAsia" w:ascii="微软雅黑" w:hAnsi="微软雅黑" w:eastAsia="微软雅黑" w:cs="微软雅黑"/>
          <w:i w:val="0"/>
          <w:iCs w:val="0"/>
          <w:caps w:val="0"/>
          <w:color w:val="1F2328"/>
          <w:spacing w:val="0"/>
          <w:sz w:val="24"/>
          <w:szCs w:val="24"/>
          <w:shd w:val="clear" w:fill="FFFFFF"/>
        </w:rPr>
        <w:t>.</w:t>
      </w:r>
    </w:p>
    <w:p w14:paraId="537F6B5E">
      <w:pPr>
        <w:keepNext w:val="0"/>
        <w:keepLines w:val="0"/>
        <w:widowControl/>
        <w:numPr>
          <w:ilvl w:val="0"/>
          <w:numId w:val="8"/>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Purchase channels: </w:t>
      </w:r>
      <w:r>
        <w:rPr>
          <w:rFonts w:hint="eastAsia" w:ascii="微软雅黑" w:hAnsi="微软雅黑" w:eastAsia="微软雅黑" w:cs="微软雅黑"/>
          <w:i w:val="0"/>
          <w:iCs w:val="0"/>
          <w:caps w:val="0"/>
          <w:color w:val="1F2328"/>
          <w:spacing w:val="0"/>
          <w:sz w:val="24"/>
          <w:szCs w:val="24"/>
          <w:shd w:val="clear" w:fill="FFFFFF"/>
        </w:rPr>
        <w:t xml:space="preserve">purchases are completed </w:t>
      </w:r>
      <w:r>
        <w:rPr>
          <w:rStyle w:val="7"/>
          <w:rFonts w:hint="eastAsia" w:ascii="微软雅黑" w:hAnsi="微软雅黑" w:eastAsia="微软雅黑" w:cs="微软雅黑"/>
          <w:b/>
          <w:bCs/>
          <w:i w:val="0"/>
          <w:iCs w:val="0"/>
          <w:caps w:val="0"/>
          <w:color w:val="1F2328"/>
          <w:spacing w:val="0"/>
          <w:sz w:val="24"/>
          <w:szCs w:val="24"/>
          <w:shd w:val="clear" w:fill="FFFFFF"/>
        </w:rPr>
        <w:t xml:space="preserve">on iOS via Apple In-App Purchase (App Store) </w:t>
      </w:r>
      <w:r>
        <w:rPr>
          <w:rFonts w:hint="eastAsia" w:ascii="微软雅黑" w:hAnsi="微软雅黑" w:eastAsia="微软雅黑" w:cs="微软雅黑"/>
          <w:i w:val="0"/>
          <w:iCs w:val="0"/>
          <w:caps w:val="0"/>
          <w:color w:val="1F2328"/>
          <w:spacing w:val="0"/>
          <w:sz w:val="24"/>
          <w:szCs w:val="24"/>
          <w:shd w:val="clear" w:fill="FFFFFF"/>
        </w:rPr>
        <w:t xml:space="preserve">; in the WeChat mini program via </w:t>
      </w:r>
      <w:r>
        <w:rPr>
          <w:rStyle w:val="7"/>
          <w:rFonts w:hint="eastAsia" w:ascii="微软雅黑" w:hAnsi="微软雅黑" w:eastAsia="微软雅黑" w:cs="微软雅黑"/>
          <w:b/>
          <w:bCs/>
          <w:i w:val="0"/>
          <w:iCs w:val="0"/>
          <w:caps w:val="0"/>
          <w:color w:val="1F2328"/>
          <w:spacing w:val="0"/>
          <w:sz w:val="24"/>
          <w:szCs w:val="24"/>
          <w:shd w:val="clear" w:fill="FFFFFF"/>
        </w:rPr>
        <w:t>WeChat Virtual Payment</w:t>
      </w:r>
      <w:r>
        <w:rPr>
          <w:rFonts w:hint="eastAsia" w:ascii="微软雅黑" w:hAnsi="微软雅黑" w:eastAsia="微软雅黑" w:cs="微软雅黑"/>
          <w:i w:val="0"/>
          <w:iCs w:val="0"/>
          <w:caps w:val="0"/>
          <w:color w:val="1F2328"/>
          <w:spacing w:val="0"/>
          <w:sz w:val="24"/>
          <w:szCs w:val="24"/>
          <w:shd w:val="clear" w:fill="FFFFFF"/>
        </w:rPr>
        <w:t>. Actual crediting is subject to our server records. Purchases are also governed by the terms of the corresponding payment platforms.</w:t>
      </w:r>
    </w:p>
    <w:p w14:paraId="5706A39B">
      <w:pPr>
        <w:keepNext w:val="0"/>
        <w:keepLines w:val="0"/>
        <w:widowControl/>
        <w:numPr>
          <w:ilvl w:val="0"/>
          <w:numId w:val="8"/>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Pricing and consumption rules </w:t>
      </w:r>
      <w:r>
        <w:rPr>
          <w:rFonts w:hint="eastAsia" w:ascii="微软雅黑" w:hAnsi="微软雅黑" w:eastAsia="微软雅黑" w:cs="微软雅黑"/>
          <w:i w:val="0"/>
          <w:iCs w:val="0"/>
          <w:caps w:val="0"/>
          <w:color w:val="1F2328"/>
          <w:spacing w:val="0"/>
          <w:sz w:val="24"/>
          <w:szCs w:val="24"/>
          <w:shd w:val="clear" w:fill="FFFFFF"/>
        </w:rPr>
        <w:t>are subject to the tiers and the "Star Coin Consumption Rules" displayed in the app at the time. We may adjust the tiers and consumption rules from time to time; adjustments apply only to purchases and consumption made after the adjustment and are not retroactive.</w:t>
      </w:r>
    </w:p>
    <w:p w14:paraId="095F0044">
      <w:pPr>
        <w:keepNext w:val="0"/>
        <w:keepLines w:val="0"/>
        <w:widowControl/>
        <w:numPr>
          <w:ilvl w:val="0"/>
          <w:numId w:val="8"/>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Refunds: </w:t>
      </w:r>
      <w:ins w:id="8" w:author="小金鱼" w:date="2026-08-28T15:44:43Z">
        <w:r>
          <w:rPr>
            <w:rFonts w:hint="eastAsia" w:ascii="微软雅黑" w:hAnsi="微软雅黑" w:eastAsia="微软雅黑" w:cs="微软雅黑"/>
            <w:i w:val="0"/>
            <w:iCs w:val="0"/>
            <w:caps w:val="0"/>
            <w:color w:val="1F2328"/>
            <w:spacing w:val="0"/>
            <w:sz w:val="24"/>
            <w:szCs w:val="24"/>
            <w:shd w:val="clear" w:fill="FFFFFF"/>
          </w:rPr>
          <w:t>For Star Coins purchased through any channel, if you need a refund, please first apply through the corresponding channel (Apple App Store or WeChat Pay), which will conduct preliminary handling under its own rules. If you disagree with the channel's handling result, or the channel is unable to handle it, you may contact us, and we will make a final decision after verification in accordance with this Agreement and applicable laws and regulations. Star Coins, once consumed (i.e., used to generate AI content, etc.), will not be refunded. Where duplicate charges or non-crediting occur due to our system, we will reissue or refund after verification</w:t>
        </w:r>
      </w:ins>
      <w:del w:id="9" w:author="小金鱼" w:date="2026-08-28T15:44:43Z">
        <w:r>
          <w:rPr>
            <w:rFonts w:hint="eastAsia" w:ascii="微软雅黑" w:hAnsi="微软雅黑" w:eastAsia="微软雅黑" w:cs="微软雅黑"/>
            <w:i w:val="0"/>
            <w:iCs w:val="0"/>
            <w:caps w:val="0"/>
            <w:color w:val="1F2328"/>
            <w:spacing w:val="0"/>
            <w:sz w:val="24"/>
            <w:szCs w:val="24"/>
            <w:shd w:val="clear" w:fill="FFFFFF"/>
          </w:rPr>
          <w:delText>通过 Apple 内购购买的，退款依照 Apple 的退款政策，由 Apple 受理与裁定；通过微信虚拟支付购买的，依照相应平台规则与本条约定处理。</w:delText>
        </w:r>
      </w:del>
      <w:del w:id="10" w:author="小金鱼" w:date="2026-08-28T15:44:43Z">
        <w:r>
          <w:rPr>
            <w:rStyle w:val="7"/>
            <w:rFonts w:hint="eastAsia" w:ascii="微软雅黑" w:hAnsi="微软雅黑" w:eastAsia="微软雅黑" w:cs="微软雅黑"/>
            <w:b/>
            <w:bCs/>
            <w:i w:val="0"/>
            <w:iCs w:val="0"/>
            <w:caps w:val="0"/>
            <w:color w:val="1F2328"/>
            <w:spacing w:val="0"/>
            <w:sz w:val="24"/>
            <w:szCs w:val="24"/>
            <w:shd w:val="clear" w:fill="FFFFFF"/>
          </w:rPr>
          <w:delText>星币一经消耗不予退还；因我方系统原因导致重复扣费或未到账的，我们将核实后予以补发或退还</w:delText>
        </w:r>
      </w:del>
      <w:r>
        <w:rPr>
          <w:rStyle w:val="7"/>
          <w:rFonts w:hint="eastAsia" w:ascii="微软雅黑" w:hAnsi="微软雅黑" w:eastAsia="微软雅黑" w:cs="微软雅黑"/>
          <w:b/>
          <w:bCs/>
          <w:i w:val="0"/>
          <w:iCs w:val="0"/>
          <w:caps w:val="0"/>
          <w:color w:val="1F2328"/>
          <w:spacing w:val="0"/>
          <w:sz w:val="24"/>
          <w:szCs w:val="24"/>
          <w:shd w:val="clear" w:fill="FFFFFF"/>
        </w:rPr>
        <w:t>.</w:t>
      </w:r>
    </w:p>
    <w:p w14:paraId="072E941A">
      <w:pPr>
        <w:keepNext w:val="0"/>
        <w:keepLines w:val="0"/>
        <w:widowControl/>
        <w:numPr>
          <w:ilvl w:val="0"/>
          <w:numId w:val="8"/>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Star Coins have no expiration date</w:t>
      </w:r>
      <w:r>
        <w:rPr>
          <w:rFonts w:hint="eastAsia" w:ascii="微软雅黑" w:hAnsi="微软雅黑" w:eastAsia="微软雅黑" w:cs="微软雅黑"/>
          <w:i w:val="0"/>
          <w:iCs w:val="0"/>
          <w:caps w:val="0"/>
          <w:color w:val="1F2328"/>
          <w:spacing w:val="0"/>
          <w:sz w:val="24"/>
          <w:szCs w:val="24"/>
          <w:shd w:val="clear" w:fill="FFFFFF"/>
        </w:rPr>
        <w:t>; when an account is permanently banned or deleted, the account data will be deleted or anonymized, and the Star Coin balance and device bindings in the account will be cleared together and cannot be recovered; in normal voluntary account deletion, unconsumed Star Coins will not be refunded; if Star Coins cannot be used normally due to a failure of our system, you may contact customer service with proof for verification and handling.</w:t>
      </w:r>
      <w:del w:id="11" w:author="小金鱼" w:date="2026-08-28T15:08:15Z">
        <w:r>
          <w:rPr>
            <w:rFonts w:hint="eastAsia" w:ascii="微软雅黑" w:hAnsi="微软雅黑" w:eastAsia="微软雅黑" w:cs="微软雅黑"/>
            <w:i w:val="0"/>
            <w:iCs w:val="0"/>
            <w:caps w:val="0"/>
            <w:color w:val="1F2328"/>
            <w:spacing w:val="0"/>
            <w:sz w:val="24"/>
            <w:szCs w:val="24"/>
            <w:shd w:val="clear" w:fill="FFFFFF"/>
          </w:rPr>
          <w:delText>剩余星币一并失效且不予退还（法律法规另有规定的除外）。</w:delText>
        </w:r>
      </w:del>
    </w:p>
    <w:p w14:paraId="2E298A1D">
      <w:pPr>
        <w:keepNext w:val="0"/>
        <w:keepLines w:val="0"/>
        <w:widowControl/>
        <w:numPr>
          <w:ilvl w:val="0"/>
          <w:numId w:val="8"/>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You should purchase through official channels. </w:t>
      </w:r>
      <w:r>
        <w:rPr>
          <w:rStyle w:val="7"/>
          <w:rFonts w:hint="eastAsia" w:ascii="微软雅黑" w:hAnsi="微软雅黑" w:eastAsia="微软雅黑" w:cs="微软雅黑"/>
          <w:b/>
          <w:bCs/>
          <w:i w:val="0"/>
          <w:iCs w:val="0"/>
          <w:caps w:val="0"/>
          <w:color w:val="1F2328"/>
          <w:spacing w:val="0"/>
          <w:sz w:val="24"/>
          <w:szCs w:val="24"/>
          <w:shd w:val="clear" w:fill="FFFFFF"/>
        </w:rPr>
        <w:t>Where Star Coins are obtained by purchasing through unofficial channels, or by improper means such as plug-ins, scripts, or exploiting vulnerabilities, we have the right to reclaim the corresponding Star Coins and handle the account according to the severity of the circumstances.</w:t>
      </w:r>
    </w:p>
    <w:p w14:paraId="1752A86C">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8. Firmware Upgrades and Device Risk Notices</w:t>
      </w:r>
    </w:p>
    <w:p w14:paraId="4CA6BE94">
      <w:pPr>
        <w:keepNext w:val="0"/>
        <w:keepLines w:val="0"/>
        <w:widowControl/>
        <w:numPr>
          <w:ilvl w:val="0"/>
          <w:numId w:val="9"/>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To fix issues or improve the experience, we may release device firmware updates and prompt you to upgrade within the app. Some versions may be mandatory updates; failure to upgrade may cause some functions to become unavailable.</w:t>
      </w:r>
    </w:p>
    <w:p w14:paraId="6F4289D0">
      <w:pPr>
        <w:keepNext w:val="0"/>
        <w:keepLines w:val="0"/>
        <w:widowControl/>
        <w:numPr>
          <w:ilvl w:val="0"/>
          <w:numId w:val="9"/>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During the upgrade, please wait patiently for the result; unexpected interruption may render the e-paper device unusable. </w:t>
      </w:r>
      <w:r>
        <w:rPr>
          <w:rFonts w:hint="eastAsia" w:ascii="微软雅黑" w:hAnsi="微软雅黑" w:eastAsia="微软雅黑" w:cs="微软雅黑"/>
          <w:i w:val="0"/>
          <w:iCs w:val="0"/>
          <w:caps w:val="0"/>
          <w:color w:val="1F2328"/>
          <w:spacing w:val="0"/>
          <w:sz w:val="24"/>
          <w:szCs w:val="24"/>
          <w:shd w:val="clear" w:fill="FFFFFF"/>
        </w:rPr>
        <w:t>During the upgrade, please keep the device sufficiently powered, keep the phone close to the device, and do not exit the upgrade page or let the phone sleep.</w:t>
      </w:r>
    </w:p>
    <w:p w14:paraId="55A43C6A">
      <w:pPr>
        <w:keepNext w:val="0"/>
        <w:keepLines w:val="0"/>
        <w:widowControl/>
        <w:numPr>
          <w:ilvl w:val="0"/>
          <w:numId w:val="9"/>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If a failed upgrade leaves the device unconnectable, please try re-entering the mini program / app or power-cycling the device; </w:t>
      </w:r>
      <w:r>
        <w:rPr>
          <w:rFonts w:hint="eastAsia" w:ascii="微软雅黑" w:hAnsi="微软雅黑" w:eastAsia="微软雅黑" w:cs="微软雅黑"/>
          <w:i w:val="0"/>
          <w:iCs w:val="0"/>
          <w:caps w:val="0"/>
          <w:color w:val="1F2328"/>
          <w:spacing w:val="0"/>
          <w:sz w:val="24"/>
          <w:szCs w:val="24"/>
          <w:shd w:val="clear" w:fill="FFFFFF"/>
        </w:rPr>
        <w:t>if it still cannot be recovered, please contact us via the means in Section 15 for assistance.</w:t>
      </w:r>
    </w:p>
    <w:p w14:paraId="4C024AD2">
      <w:pPr>
        <w:keepNext w:val="0"/>
        <w:keepLines w:val="0"/>
        <w:widowControl/>
        <w:numPr>
          <w:ilvl w:val="0"/>
          <w:numId w:val="9"/>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Damage caused by failure to follow instructions, unauthorized interruption of the upgrade, use of unofficial firmware, or unauthorized disassembly or modification of the device is not covered by the warranty.</w:t>
      </w:r>
    </w:p>
    <w:p w14:paraId="0D9FBBE7">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9. User Conduct and Violation Handling</w:t>
      </w:r>
    </w:p>
    <w:p w14:paraId="58788AC0">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You undertake that, when using this App (including casting, AI creation, and any content submission), you will not submit, generate, or disseminate any of the following content:</w:t>
      </w:r>
    </w:p>
    <w:p w14:paraId="51266DFA">
      <w:pPr>
        <w:keepNext w:val="0"/>
        <w:keepLines w:val="0"/>
        <w:widowControl/>
        <w:numPr>
          <w:ilvl w:val="0"/>
          <w:numId w:val="10"/>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Content that violates the laws, regulations, and policies of the People's Republic of China;</w:t>
      </w:r>
    </w:p>
    <w:p w14:paraId="78FA0A0D">
      <w:pPr>
        <w:keepNext w:val="0"/>
        <w:keepLines w:val="0"/>
        <w:widowControl/>
        <w:numPr>
          <w:ilvl w:val="0"/>
          <w:numId w:val="10"/>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Pornographic, vulgar, obscene, or sexually suggestive content;</w:t>
      </w:r>
    </w:p>
    <w:p w14:paraId="207EACDA">
      <w:pPr>
        <w:keepNext w:val="0"/>
        <w:keepLines w:val="0"/>
        <w:widowControl/>
        <w:numPr>
          <w:ilvl w:val="0"/>
          <w:numId w:val="10"/>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Violent, terrorist, gory, or crime-glorifying content;</w:t>
      </w:r>
    </w:p>
    <w:p w14:paraId="3FFA325F">
      <w:pPr>
        <w:keepNext w:val="0"/>
        <w:keepLines w:val="0"/>
        <w:widowControl/>
        <w:numPr>
          <w:ilvl w:val="0"/>
          <w:numId w:val="10"/>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Content that insults, defames, threatens, or harasses others, or infringes upon others' legitimate rights and interests such as reputation, portrait rights, privacy, and intellectual property;</w:t>
      </w:r>
    </w:p>
    <w:p w14:paraId="2363593B">
      <w:pPr>
        <w:keepNext w:val="0"/>
        <w:keepLines w:val="0"/>
        <w:widowControl/>
        <w:numPr>
          <w:ilvl w:val="0"/>
          <w:numId w:val="10"/>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Other content that violates public order and good morals or social ethics, or that may damage the reputation of this service.</w:t>
      </w:r>
    </w:p>
    <w:p w14:paraId="0D3DD1E3">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You also must not: use this App for any illegal activities; interfere with or disrupt the normal operation of the services through plug-ins, scripts, emulators, reverse engineering, or other means; or scrape, copy, or commercially use the data and materials of this App without permission.</w:t>
      </w:r>
    </w:p>
    <w:p w14:paraId="25260BF8">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strike w:val="0"/>
          <w:color w:val="auto"/>
          <w:spacing w:val="0"/>
          <w:sz w:val="24"/>
          <w:szCs w:val="24"/>
          <w:rPrChange w:id="12" w:author="小金鱼" w:date="2026-09-01T15:53:03Z">
            <w:rPr>
              <w:rFonts w:hint="eastAsia" w:ascii="微软雅黑" w:hAnsi="微软雅黑" w:eastAsia="微软雅黑" w:cs="微软雅黑"/>
              <w:i w:val="0"/>
              <w:iCs w:val="0"/>
              <w:caps w:val="0"/>
              <w:color w:val="1F2328"/>
              <w:spacing w:val="0"/>
              <w:sz w:val="24"/>
              <w:szCs w:val="24"/>
            </w:rPr>
          </w:rPrChange>
        </w:rPr>
      </w:pPr>
      <w:r>
        <w:rPr>
          <w:rStyle w:val="7"/>
          <w:rFonts w:hint="eastAsia" w:ascii="微软雅黑" w:hAnsi="微软雅黑" w:eastAsia="微软雅黑" w:cs="微软雅黑"/>
          <w:b/>
          <w:bCs/>
          <w:i w:val="0"/>
          <w:iCs w:val="0"/>
          <w:caps w:val="0"/>
          <w:color w:val="1F2328"/>
          <w:spacing w:val="0"/>
          <w:sz w:val="24"/>
          <w:szCs w:val="24"/>
          <w:shd w:val="clear" w:fill="FFFFFF"/>
        </w:rPr>
        <w:t xml:space="preserve">Violation handling: </w:t>
      </w:r>
      <w:r>
        <w:rPr>
          <w:rFonts w:hint="eastAsia" w:ascii="微软雅黑" w:hAnsi="微软雅黑" w:eastAsia="微软雅黑" w:cs="微软雅黑"/>
          <w:i w:val="0"/>
          <w:iCs w:val="0"/>
          <w:caps w:val="0"/>
          <w:strike w:val="0"/>
          <w:color w:val="auto"/>
          <w:spacing w:val="0"/>
          <w:sz w:val="24"/>
          <w:szCs w:val="24"/>
          <w:shd w:val="clear" w:fill="FFFFFF"/>
          <w:rPrChange w:id="13" w:author="小金鱼" w:date="2026-09-01T15:53:03Z">
            <w:rPr>
              <w:rFonts w:hint="eastAsia" w:ascii="微软雅黑" w:hAnsi="微软雅黑" w:eastAsia="微软雅黑" w:cs="微软雅黑"/>
              <w:i w:val="0"/>
              <w:iCs w:val="0"/>
              <w:caps w:val="0"/>
              <w:color w:val="1F2328"/>
              <w:spacing w:val="0"/>
              <w:sz w:val="24"/>
              <w:szCs w:val="24"/>
              <w:shd w:val="clear" w:fill="FFFFFF"/>
            </w:rPr>
          </w:rPrChange>
        </w:rPr>
        <w:t>for accounts violating the above rules, we will take the following tiered measures (consistent with the in-app BoltStar AI Service Agreement):</w:t>
      </w:r>
    </w:p>
    <w:tbl>
      <w:tblPr>
        <w:tblStyle w:val="5"/>
        <w:tblW w:w="886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Change w:id="14" w:author="小金鱼" w:date="2026-08-28T15:53:11Z">
          <w:tblPr>
            <w:tblStyle w:val="5"/>
            <w:tblW w:w="1230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PrChange>
      </w:tblPr>
      <w:tblGrid>
        <w:gridCol w:w="3261"/>
        <w:gridCol w:w="5600"/>
        <w:tblGridChange w:id="15">
          <w:tblGrid>
            <w:gridCol w:w="6150"/>
            <w:gridCol w:w="6150"/>
          </w:tblGrid>
        </w:tblGridChange>
      </w:tblGrid>
      <w:tr w14:paraId="4A71B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16" w:author="小金鱼" w:date="2026-08-28T15:53:11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rPr>
          <w:tblHeader/>
          <w:trPrChange w:id="16" w:author="小金鱼" w:date="2026-08-28T15:53:11Z">
            <w:trPr>
              <w:tblHeader/>
            </w:trPr>
          </w:trPrChange>
        </w:trPr>
        <w:tc>
          <w:tcPr>
            <w:tcW w:w="3261" w:type="dxa"/>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Change w:id="17" w:author="小金鱼" w:date="2026-08-28T15:53:11Z">
              <w:tcPr>
                <w:tcW w:w="6767" w:type="dxa"/>
                <w:tcBorders>
                  <w:top w:val="single" w:color="E3E6EA" w:sz="2" w:space="0"/>
                  <w:left w:val="single" w:color="E3E6EA" w:sz="2" w:space="0"/>
                  <w:bottom w:val="single" w:color="E3E6EA" w:sz="2" w:space="0"/>
                  <w:right w:val="single" w:color="E3E6EA" w:sz="2" w:space="0"/>
                </w:tcBorders>
                <w:noWrap/>
                <w:tcMar>
                  <w:top w:w="150" w:type="dxa"/>
                  <w:left w:w="180" w:type="dxa"/>
                  <w:bottom w:w="150" w:type="dxa"/>
                  <w:right w:w="180" w:type="dxa"/>
                </w:tcMar>
                <w:vAlign w:val="top"/>
              </w:tcPr>
            </w:tcPrChange>
          </w:tcPr>
          <w:p w14:paraId="5FA2B0DB">
            <w:pPr>
              <w:keepNext w:val="0"/>
              <w:keepLines w:val="0"/>
              <w:widowControl/>
              <w:suppressLineNumbers w:val="0"/>
              <w:jc w:val="left"/>
              <w:textAlignment w:val="top"/>
              <w:rPr>
                <w:b/>
                <w:bCs/>
                <w:strike w:val="0"/>
                <w:color w:val="auto"/>
                <w:sz w:val="21"/>
                <w:szCs w:val="21"/>
                <w:rPrChange w:id="18" w:author="小金鱼" w:date="2026-09-01T15:53:03Z">
                  <w:rPr>
                    <w:b/>
                    <w:bCs/>
                    <w:sz w:val="21"/>
                    <w:szCs w:val="21"/>
                  </w:rPr>
                </w:rPrChange>
              </w:rPr>
            </w:pPr>
            <w:r>
              <w:rPr>
                <w:rFonts w:ascii="宋体" w:hAnsi="宋体" w:eastAsia="宋体" w:cs="宋体"/>
                <w:b/>
                <w:bCs/>
                <w:strike w:val="0"/>
                <w:color w:val="auto"/>
                <w:kern w:val="0"/>
                <w:sz w:val="21"/>
                <w:szCs w:val="21"/>
                <w:lang w:val="en-US" w:eastAsia="zh-CN" w:bidi="ar"/>
                <w:rPrChange w:id="19" w:author="小金鱼" w:date="2026-09-01T15:53:03Z">
                  <w:rPr>
                    <w:rFonts w:ascii="宋体" w:hAnsi="宋体" w:eastAsia="宋体" w:cs="宋体"/>
                    <w:b/>
                    <w:bCs/>
                    <w:kern w:val="0"/>
                    <w:sz w:val="21"/>
                    <w:szCs w:val="21"/>
                    <w:lang w:val="en-US" w:eastAsia="zh-CN" w:bidi="ar"/>
                  </w:rPr>
                </w:rPrChange>
              </w:rPr>
              <w:t>Violation count</w:t>
            </w:r>
          </w:p>
        </w:tc>
        <w:tc>
          <w:tcPr>
            <w:tcW w:w="5600" w:type="dxa"/>
            <w:tcBorders>
              <w:top w:val="single" w:color="E3E6EA" w:sz="2" w:space="0"/>
              <w:left w:val="single" w:color="E3E6EA" w:sz="2" w:space="0"/>
              <w:bottom w:val="single" w:color="E3E6EA" w:sz="2" w:space="0"/>
              <w:right w:val="single" w:color="E3E6EA" w:sz="2" w:space="0"/>
            </w:tcBorders>
            <w:shd w:val="clear" w:color="auto" w:fill="auto"/>
            <w:noWrap/>
            <w:tcMar>
              <w:top w:w="150" w:type="dxa"/>
              <w:left w:w="180" w:type="dxa"/>
              <w:bottom w:w="150" w:type="dxa"/>
              <w:right w:w="180" w:type="dxa"/>
            </w:tcMar>
            <w:vAlign w:val="top"/>
            <w:tcPrChange w:id="20" w:author="小金鱼" w:date="2026-08-28T15:53:11Z">
              <w:tcPr>
                <w:tcW w:w="5533" w:type="dxa"/>
                <w:tcBorders>
                  <w:top w:val="single" w:color="E3E6EA" w:sz="2" w:space="0"/>
                  <w:left w:val="single" w:color="E3E6EA" w:sz="2" w:space="0"/>
                  <w:bottom w:val="single" w:color="E3E6EA" w:sz="2" w:space="0"/>
                  <w:right w:val="single" w:color="E3E6EA" w:sz="2" w:space="0"/>
                </w:tcBorders>
                <w:noWrap/>
                <w:tcMar>
                  <w:top w:w="150" w:type="dxa"/>
                  <w:left w:w="180" w:type="dxa"/>
                  <w:bottom w:w="150" w:type="dxa"/>
                  <w:right w:w="180" w:type="dxa"/>
                </w:tcMar>
                <w:vAlign w:val="top"/>
              </w:tcPr>
            </w:tcPrChange>
          </w:tcPr>
          <w:p w14:paraId="29FA8843">
            <w:pPr>
              <w:keepNext w:val="0"/>
              <w:keepLines w:val="0"/>
              <w:widowControl/>
              <w:suppressLineNumbers w:val="0"/>
              <w:jc w:val="left"/>
              <w:textAlignment w:val="top"/>
              <w:rPr>
                <w:b/>
                <w:bCs/>
                <w:strike w:val="0"/>
                <w:color w:val="auto"/>
                <w:sz w:val="21"/>
                <w:szCs w:val="21"/>
                <w:rPrChange w:id="21" w:author="小金鱼" w:date="2026-09-01T15:53:03Z">
                  <w:rPr>
                    <w:b/>
                    <w:bCs/>
                    <w:sz w:val="21"/>
                    <w:szCs w:val="21"/>
                  </w:rPr>
                </w:rPrChange>
              </w:rPr>
            </w:pPr>
            <w:r>
              <w:rPr>
                <w:rFonts w:ascii="宋体" w:hAnsi="宋体" w:eastAsia="宋体" w:cs="宋体"/>
                <w:b/>
                <w:bCs/>
                <w:strike w:val="0"/>
                <w:color w:val="auto"/>
                <w:kern w:val="0"/>
                <w:sz w:val="21"/>
                <w:szCs w:val="21"/>
                <w:lang w:val="en-US" w:eastAsia="zh-CN" w:bidi="ar"/>
                <w:rPrChange w:id="22" w:author="小金鱼" w:date="2026-09-01T15:53:03Z">
                  <w:rPr>
                    <w:rFonts w:ascii="宋体" w:hAnsi="宋体" w:eastAsia="宋体" w:cs="宋体"/>
                    <w:b/>
                    <w:bCs/>
                    <w:kern w:val="0"/>
                    <w:sz w:val="21"/>
                    <w:szCs w:val="21"/>
                    <w:lang w:val="en-US" w:eastAsia="zh-CN" w:bidi="ar"/>
                  </w:rPr>
                </w:rPrChange>
              </w:rPr>
              <w:t>Measure</w:t>
            </w:r>
          </w:p>
        </w:tc>
      </w:tr>
      <w:tr w14:paraId="42B48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Change w:id="23" w:author="小金鱼" w:date="2026-08-28T15:53:11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326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24" w:author="小金鱼" w:date="2026-08-28T15:53:11Z">
              <w:tcPr>
                <w:tcW w:w="6767"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3337452F">
            <w:pPr>
              <w:keepNext w:val="0"/>
              <w:keepLines w:val="0"/>
              <w:widowControl/>
              <w:suppressLineNumbers w:val="0"/>
              <w:jc w:val="left"/>
              <w:textAlignment w:val="top"/>
              <w:rPr>
                <w:strike w:val="0"/>
                <w:color w:val="auto"/>
                <w:sz w:val="21"/>
                <w:szCs w:val="21"/>
                <w:rPrChange w:id="25"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26" w:author="小金鱼" w:date="2026-09-01T15:53:03Z">
                  <w:rPr>
                    <w:rFonts w:ascii="宋体" w:hAnsi="宋体" w:eastAsia="宋体" w:cs="宋体"/>
                    <w:kern w:val="0"/>
                    <w:sz w:val="21"/>
                    <w:szCs w:val="21"/>
                    <w:lang w:val="en-US" w:eastAsia="zh-CN" w:bidi="ar"/>
                  </w:rPr>
                </w:rPrChange>
              </w:rPr>
              <w:t>1st violation</w:t>
            </w:r>
          </w:p>
        </w:tc>
        <w:tc>
          <w:tcPr>
            <w:tcW w:w="5600"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27" w:author="小金鱼" w:date="2026-08-28T15:53:11Z">
              <w:tcPr>
                <w:tcW w:w="5533"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10011AF7">
            <w:pPr>
              <w:keepNext w:val="0"/>
              <w:keepLines w:val="0"/>
              <w:widowControl/>
              <w:suppressLineNumbers w:val="0"/>
              <w:jc w:val="left"/>
              <w:textAlignment w:val="top"/>
              <w:rPr>
                <w:strike w:val="0"/>
                <w:color w:val="auto"/>
                <w:sz w:val="21"/>
                <w:szCs w:val="21"/>
                <w:rPrChange w:id="28"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29" w:author="小金鱼" w:date="2026-09-01T15:53:03Z">
                  <w:rPr>
                    <w:rFonts w:ascii="宋体" w:hAnsi="宋体" w:eastAsia="宋体" w:cs="宋体"/>
                    <w:kern w:val="0"/>
                    <w:sz w:val="21"/>
                    <w:szCs w:val="21"/>
                    <w:lang w:val="en-US" w:eastAsia="zh-CN" w:bidi="ar"/>
                  </w:rPr>
                </w:rPrChange>
              </w:rPr>
              <w:t>AI features banned for 24 hours</w:t>
            </w:r>
          </w:p>
        </w:tc>
      </w:tr>
      <w:tr w14:paraId="004D77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Change w:id="30" w:author="小金鱼" w:date="2026-08-28T15:53:11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326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31" w:author="小金鱼" w:date="2026-08-28T15:53:11Z">
              <w:tcPr>
                <w:tcW w:w="6767"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010A2CD9">
            <w:pPr>
              <w:keepNext w:val="0"/>
              <w:keepLines w:val="0"/>
              <w:widowControl/>
              <w:suppressLineNumbers w:val="0"/>
              <w:jc w:val="left"/>
              <w:textAlignment w:val="top"/>
              <w:rPr>
                <w:strike w:val="0"/>
                <w:color w:val="auto"/>
                <w:sz w:val="21"/>
                <w:szCs w:val="21"/>
                <w:rPrChange w:id="32"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33" w:author="小金鱼" w:date="2026-09-01T15:53:03Z">
                  <w:rPr>
                    <w:rFonts w:ascii="宋体" w:hAnsi="宋体" w:eastAsia="宋体" w:cs="宋体"/>
                    <w:kern w:val="0"/>
                    <w:sz w:val="21"/>
                    <w:szCs w:val="21"/>
                    <w:lang w:val="en-US" w:eastAsia="zh-CN" w:bidi="ar"/>
                  </w:rPr>
                </w:rPrChange>
              </w:rPr>
              <w:t>2nd violation</w:t>
            </w:r>
          </w:p>
        </w:tc>
        <w:tc>
          <w:tcPr>
            <w:tcW w:w="5600"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34" w:author="小金鱼" w:date="2026-08-28T15:53:11Z">
              <w:tcPr>
                <w:tcW w:w="5533"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4615909E">
            <w:pPr>
              <w:keepNext w:val="0"/>
              <w:keepLines w:val="0"/>
              <w:widowControl/>
              <w:suppressLineNumbers w:val="0"/>
              <w:jc w:val="left"/>
              <w:textAlignment w:val="top"/>
              <w:rPr>
                <w:strike w:val="0"/>
                <w:color w:val="auto"/>
                <w:sz w:val="21"/>
                <w:szCs w:val="21"/>
                <w:rPrChange w:id="35"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36" w:author="小金鱼" w:date="2026-09-01T15:53:03Z">
                  <w:rPr>
                    <w:rFonts w:ascii="宋体" w:hAnsi="宋体" w:eastAsia="宋体" w:cs="宋体"/>
                    <w:kern w:val="0"/>
                    <w:sz w:val="21"/>
                    <w:szCs w:val="21"/>
                    <w:lang w:val="en-US" w:eastAsia="zh-CN" w:bidi="ar"/>
                  </w:rPr>
                </w:rPrChange>
              </w:rPr>
              <w:t>AI features banned for 24 hours</w:t>
            </w:r>
          </w:p>
        </w:tc>
      </w:tr>
      <w:tr w14:paraId="795B78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37" w:author="小金鱼" w:date="2026-08-28T15:53:11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326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38" w:author="小金鱼" w:date="2026-08-28T15:53:11Z">
              <w:tcPr>
                <w:tcW w:w="6767"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2788EF65">
            <w:pPr>
              <w:keepNext w:val="0"/>
              <w:keepLines w:val="0"/>
              <w:widowControl/>
              <w:suppressLineNumbers w:val="0"/>
              <w:jc w:val="left"/>
              <w:textAlignment w:val="top"/>
              <w:rPr>
                <w:strike w:val="0"/>
                <w:color w:val="auto"/>
                <w:sz w:val="21"/>
                <w:szCs w:val="21"/>
                <w:rPrChange w:id="39"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40" w:author="小金鱼" w:date="2026-09-01T15:53:03Z">
                  <w:rPr>
                    <w:rFonts w:ascii="宋体" w:hAnsi="宋体" w:eastAsia="宋体" w:cs="宋体"/>
                    <w:kern w:val="0"/>
                    <w:sz w:val="21"/>
                    <w:szCs w:val="21"/>
                    <w:lang w:val="en-US" w:eastAsia="zh-CN" w:bidi="ar"/>
                  </w:rPr>
                </w:rPrChange>
              </w:rPr>
              <w:t>3rd violation</w:t>
            </w:r>
          </w:p>
        </w:tc>
        <w:tc>
          <w:tcPr>
            <w:tcW w:w="5600"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1" w:author="小金鱼" w:date="2026-08-28T15:53:11Z">
              <w:tcPr>
                <w:tcW w:w="5533"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31E2EDE7">
            <w:pPr>
              <w:keepNext w:val="0"/>
              <w:keepLines w:val="0"/>
              <w:widowControl/>
              <w:suppressLineNumbers w:val="0"/>
              <w:jc w:val="left"/>
              <w:textAlignment w:val="top"/>
              <w:rPr>
                <w:strike w:val="0"/>
                <w:color w:val="auto"/>
                <w:sz w:val="21"/>
                <w:szCs w:val="21"/>
                <w:rPrChange w:id="42"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43" w:author="小金鱼" w:date="2026-09-01T15:53:03Z">
                  <w:rPr>
                    <w:rFonts w:ascii="宋体" w:hAnsi="宋体" w:eastAsia="宋体" w:cs="宋体"/>
                    <w:kern w:val="0"/>
                    <w:sz w:val="21"/>
                    <w:szCs w:val="21"/>
                    <w:lang w:val="en-US" w:eastAsia="zh-CN" w:bidi="ar"/>
                  </w:rPr>
                </w:rPrChange>
              </w:rPr>
              <w:t>AI features banned for 24 hours</w:t>
            </w:r>
          </w:p>
        </w:tc>
      </w:tr>
      <w:tr w14:paraId="6D869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44" w:author="小金鱼" w:date="2026-08-28T15:53:11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326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5" w:author="小金鱼" w:date="2026-08-28T15:53:11Z">
              <w:tcPr>
                <w:tcW w:w="6767"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53E93156">
            <w:pPr>
              <w:keepNext w:val="0"/>
              <w:keepLines w:val="0"/>
              <w:widowControl/>
              <w:suppressLineNumbers w:val="0"/>
              <w:jc w:val="left"/>
              <w:textAlignment w:val="top"/>
              <w:rPr>
                <w:strike w:val="0"/>
                <w:color w:val="auto"/>
                <w:sz w:val="21"/>
                <w:szCs w:val="21"/>
                <w:rPrChange w:id="46"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47" w:author="小金鱼" w:date="2026-09-01T15:53:03Z">
                  <w:rPr>
                    <w:rFonts w:ascii="宋体" w:hAnsi="宋体" w:eastAsia="宋体" w:cs="宋体"/>
                    <w:kern w:val="0"/>
                    <w:sz w:val="21"/>
                    <w:szCs w:val="21"/>
                    <w:lang w:val="en-US" w:eastAsia="zh-CN" w:bidi="ar"/>
                  </w:rPr>
                </w:rPrChange>
              </w:rPr>
              <w:t>After 3 cumulative violations, each additional violation</w:t>
            </w:r>
          </w:p>
        </w:tc>
        <w:tc>
          <w:tcPr>
            <w:tcW w:w="5600"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48" w:author="小金鱼" w:date="2026-08-28T15:53:11Z">
              <w:tcPr>
                <w:tcW w:w="5533"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3F5C1D4E">
            <w:pPr>
              <w:keepNext w:val="0"/>
              <w:keepLines w:val="0"/>
              <w:widowControl/>
              <w:suppressLineNumbers w:val="0"/>
              <w:jc w:val="left"/>
              <w:textAlignment w:val="top"/>
              <w:rPr>
                <w:strike w:val="0"/>
                <w:color w:val="auto"/>
                <w:sz w:val="21"/>
                <w:szCs w:val="21"/>
                <w:rPrChange w:id="49"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50" w:author="小金鱼" w:date="2026-09-01T15:53:03Z">
                  <w:rPr>
                    <w:rFonts w:ascii="宋体" w:hAnsi="宋体" w:eastAsia="宋体" w:cs="宋体"/>
                    <w:kern w:val="0"/>
                    <w:sz w:val="21"/>
                    <w:szCs w:val="21"/>
                    <w:lang w:val="en-US" w:eastAsia="zh-CN" w:bidi="ar"/>
                  </w:rPr>
                </w:rPrChange>
              </w:rPr>
              <w:t>AI features banned for 24 hours</w:t>
            </w:r>
          </w:p>
        </w:tc>
      </w:tr>
      <w:tr w14:paraId="1D8C89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Change w:id="51" w:author="小金鱼" w:date="2026-08-28T15:53:11Z">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blPrExChange>
        </w:tblPrEx>
        <w:tc>
          <w:tcPr>
            <w:tcW w:w="3261"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2" w:author="小金鱼" w:date="2026-08-28T15:53:11Z">
              <w:tcPr>
                <w:tcW w:w="6767"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185699DB">
            <w:pPr>
              <w:keepNext w:val="0"/>
              <w:keepLines w:val="0"/>
              <w:widowControl/>
              <w:suppressLineNumbers w:val="0"/>
              <w:jc w:val="left"/>
              <w:textAlignment w:val="top"/>
              <w:rPr>
                <w:strike w:val="0"/>
                <w:color w:val="auto"/>
                <w:sz w:val="21"/>
                <w:szCs w:val="21"/>
                <w:rPrChange w:id="53"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54" w:author="小金鱼" w:date="2026-09-01T15:53:03Z">
                  <w:rPr>
                    <w:rFonts w:ascii="宋体" w:hAnsi="宋体" w:eastAsia="宋体" w:cs="宋体"/>
                    <w:kern w:val="0"/>
                    <w:sz w:val="21"/>
                    <w:szCs w:val="21"/>
                    <w:lang w:val="en-US" w:eastAsia="zh-CN" w:bidi="ar"/>
                  </w:rPr>
                </w:rPrChange>
              </w:rPr>
              <w:t>Upon 9 cumulative violations</w:t>
            </w:r>
          </w:p>
        </w:tc>
        <w:tc>
          <w:tcPr>
            <w:tcW w:w="5600" w:type="dxa"/>
            <w:tcBorders>
              <w:top w:val="single" w:color="E3E6EA" w:sz="2" w:space="0"/>
              <w:left w:val="single" w:color="E3E6EA" w:sz="2" w:space="0"/>
              <w:bottom w:val="single" w:color="E3E6EA" w:sz="2" w:space="0"/>
              <w:right w:val="single" w:color="E3E6EA" w:sz="2" w:space="0"/>
            </w:tcBorders>
            <w:shd w:val="clear" w:color="auto" w:fill="auto"/>
            <w:tcMar>
              <w:top w:w="150" w:type="dxa"/>
              <w:left w:w="180" w:type="dxa"/>
              <w:bottom w:w="150" w:type="dxa"/>
              <w:right w:w="180" w:type="dxa"/>
            </w:tcMar>
            <w:vAlign w:val="top"/>
            <w:tcPrChange w:id="55" w:author="小金鱼" w:date="2026-08-28T15:53:11Z">
              <w:tcPr>
                <w:tcW w:w="5533" w:type="dxa"/>
                <w:tcBorders>
                  <w:top w:val="single" w:color="E3E6EA" w:sz="2" w:space="0"/>
                  <w:left w:val="single" w:color="E3E6EA" w:sz="2" w:space="0"/>
                  <w:bottom w:val="single" w:color="E3E6EA" w:sz="2" w:space="0"/>
                  <w:right w:val="single" w:color="E3E6EA" w:sz="2" w:space="0"/>
                </w:tcBorders>
                <w:tcMar>
                  <w:top w:w="150" w:type="dxa"/>
                  <w:left w:w="180" w:type="dxa"/>
                  <w:bottom w:w="150" w:type="dxa"/>
                  <w:right w:w="180" w:type="dxa"/>
                </w:tcMar>
                <w:vAlign w:val="top"/>
              </w:tcPr>
            </w:tcPrChange>
          </w:tcPr>
          <w:p w14:paraId="200AB11C">
            <w:pPr>
              <w:keepNext w:val="0"/>
              <w:keepLines w:val="0"/>
              <w:widowControl/>
              <w:suppressLineNumbers w:val="0"/>
              <w:jc w:val="left"/>
              <w:textAlignment w:val="top"/>
              <w:rPr>
                <w:strike w:val="0"/>
                <w:color w:val="auto"/>
                <w:sz w:val="21"/>
                <w:szCs w:val="21"/>
                <w:rPrChange w:id="56" w:author="小金鱼" w:date="2026-09-01T15:53:03Z">
                  <w:rPr>
                    <w:sz w:val="21"/>
                    <w:szCs w:val="21"/>
                  </w:rPr>
                </w:rPrChange>
              </w:rPr>
            </w:pPr>
            <w:r>
              <w:rPr>
                <w:rFonts w:ascii="宋体" w:hAnsi="宋体" w:eastAsia="宋体" w:cs="宋体"/>
                <w:strike w:val="0"/>
                <w:color w:val="auto"/>
                <w:kern w:val="0"/>
                <w:sz w:val="21"/>
                <w:szCs w:val="21"/>
                <w:lang w:val="en-US" w:eastAsia="zh-CN" w:bidi="ar"/>
                <w:rPrChange w:id="57" w:author="小金鱼" w:date="2026-09-01T15:53:03Z">
                  <w:rPr>
                    <w:rFonts w:ascii="宋体" w:hAnsi="宋体" w:eastAsia="宋体" w:cs="宋体"/>
                    <w:kern w:val="0"/>
                    <w:sz w:val="21"/>
                    <w:szCs w:val="21"/>
                    <w:lang w:val="en-US" w:eastAsia="zh-CN" w:bidi="ar"/>
                  </w:rPr>
                </w:rPrChange>
              </w:rPr>
              <w:t>AI features permanently banned</w:t>
            </w:r>
          </w:p>
        </w:tc>
      </w:tr>
    </w:tbl>
    <w:p w14:paraId="76EC9FDD">
      <w:pPr>
        <w:pStyle w:val="4"/>
        <w:keepNext w:val="0"/>
        <w:keepLines w:val="0"/>
        <w:widowControl/>
        <w:suppressLineNumbers w:val="0"/>
        <w:shd w:val="clear" w:fill="FFFFFF"/>
        <w:ind w:left="0" w:firstLine="0"/>
        <w:rPr>
          <w:ins w:id="58" w:author="小金鱼" w:date="2026-08-28T15:54:51Z"/>
          <w:rFonts w:hint="eastAsia" w:ascii="微软雅黑" w:hAnsi="微软雅黑" w:eastAsia="微软雅黑" w:cs="微软雅黑"/>
          <w:i w:val="0"/>
          <w:iCs w:val="0"/>
          <w:caps w:val="0"/>
          <w:strike w:val="0"/>
          <w:color w:val="auto"/>
          <w:spacing w:val="0"/>
          <w:sz w:val="24"/>
          <w:szCs w:val="24"/>
          <w:shd w:val="clear" w:fill="FFFFFF"/>
          <w:rPrChange w:id="59" w:author="小金鱼" w:date="2026-09-01T15:53:03Z">
            <w:rPr>
              <w:ins w:id="60" w:author="小金鱼" w:date="2026-08-28T15:54:51Z"/>
              <w:rFonts w:hint="eastAsia" w:ascii="微软雅黑" w:hAnsi="微软雅黑" w:eastAsia="微软雅黑" w:cs="微软雅黑"/>
              <w:i w:val="0"/>
              <w:iCs w:val="0"/>
              <w:caps w:val="0"/>
              <w:color w:val="1F2328"/>
              <w:spacing w:val="0"/>
              <w:sz w:val="24"/>
              <w:szCs w:val="24"/>
              <w:shd w:val="clear" w:fill="FFFFFF"/>
            </w:rPr>
          </w:rPrChange>
        </w:rPr>
      </w:pPr>
      <w:r>
        <w:rPr>
          <w:rFonts w:hint="eastAsia" w:ascii="微软雅黑" w:hAnsi="微软雅黑" w:eastAsia="微软雅黑" w:cs="微软雅黑"/>
          <w:i w:val="0"/>
          <w:iCs w:val="0"/>
          <w:caps w:val="0"/>
          <w:strike w:val="0"/>
          <w:color w:val="auto"/>
          <w:spacing w:val="0"/>
          <w:sz w:val="24"/>
          <w:szCs w:val="24"/>
          <w:shd w:val="clear" w:fill="FFFFFF"/>
          <w:rPrChange w:id="61" w:author="小金鱼" w:date="2026-09-01T15:53:03Z">
            <w:rPr>
              <w:rFonts w:hint="eastAsia" w:ascii="微软雅黑" w:hAnsi="微软雅黑" w:eastAsia="微软雅黑" w:cs="微软雅黑"/>
              <w:i w:val="0"/>
              <w:iCs w:val="0"/>
              <w:caps w:val="0"/>
              <w:color w:val="1F2328"/>
              <w:spacing w:val="0"/>
              <w:sz w:val="24"/>
              <w:szCs w:val="24"/>
              <w:shd w:val="clear" w:fill="FFFFFF"/>
            </w:rPr>
          </w:rPrChange>
        </w:rPr>
        <w:t xml:space="preserve">The ban applies only to AI services and does not affect your use of other features of this App. </w:t>
      </w:r>
      <w:r>
        <w:rPr>
          <w:rStyle w:val="7"/>
          <w:rFonts w:hint="eastAsia" w:ascii="微软雅黑" w:hAnsi="微软雅黑" w:eastAsia="微软雅黑" w:cs="微软雅黑"/>
          <w:b/>
          <w:bCs/>
          <w:i w:val="0"/>
          <w:iCs w:val="0"/>
          <w:caps w:val="0"/>
          <w:strike w:val="0"/>
          <w:color w:val="auto"/>
          <w:spacing w:val="0"/>
          <w:sz w:val="24"/>
          <w:szCs w:val="24"/>
          <w:shd w:val="clear" w:fill="FFFFFF"/>
          <w:rPrChange w:id="62" w:author="小金鱼" w:date="2026-09-01T15:53:03Z">
            <w:rPr>
              <w:rStyle w:val="7"/>
              <w:rFonts w:hint="eastAsia" w:ascii="微软雅黑" w:hAnsi="微软雅黑" w:eastAsia="微软雅黑" w:cs="微软雅黑"/>
              <w:b/>
              <w:bCs/>
              <w:i w:val="0"/>
              <w:iCs w:val="0"/>
              <w:caps w:val="0"/>
              <w:color w:val="1F2328"/>
              <w:spacing w:val="0"/>
              <w:sz w:val="24"/>
              <w:szCs w:val="24"/>
              <w:shd w:val="clear" w:fill="FFFFFF"/>
            </w:rPr>
          </w:rPrChange>
        </w:rPr>
        <w:t xml:space="preserve">If you disagree with the handling, you may appeal via the means in Section 15. </w:t>
      </w:r>
      <w:r>
        <w:rPr>
          <w:rFonts w:hint="eastAsia" w:ascii="微软雅黑" w:hAnsi="微软雅黑" w:eastAsia="微软雅黑" w:cs="微软雅黑"/>
          <w:i w:val="0"/>
          <w:iCs w:val="0"/>
          <w:caps w:val="0"/>
          <w:strike w:val="0"/>
          <w:color w:val="auto"/>
          <w:spacing w:val="0"/>
          <w:sz w:val="24"/>
          <w:szCs w:val="24"/>
          <w:shd w:val="clear" w:fill="FFFFFF"/>
          <w:rPrChange w:id="63" w:author="小金鱼" w:date="2026-09-01T15:53:03Z">
            <w:rPr>
              <w:rFonts w:hint="eastAsia" w:ascii="微软雅黑" w:hAnsi="微软雅黑" w:eastAsia="微软雅黑" w:cs="微软雅黑"/>
              <w:i w:val="0"/>
              <w:iCs w:val="0"/>
              <w:caps w:val="0"/>
              <w:color w:val="1F2328"/>
              <w:spacing w:val="0"/>
              <w:sz w:val="24"/>
              <w:szCs w:val="24"/>
              <w:shd w:val="clear" w:fill="FFFFFF"/>
            </w:rPr>
          </w:rPrChange>
        </w:rPr>
        <w:t>For serious circumstances or suspected violations of law, we have the right to terminate the services directly and report to the relevant authorities in accordance with the law.</w:t>
      </w:r>
    </w:p>
    <w:p w14:paraId="63F466F9">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shd w:val="clear" w:fill="FFFFFF"/>
        </w:rPr>
      </w:pPr>
    </w:p>
    <w:p w14:paraId="265008A3">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10. Intellectual Property</w:t>
      </w:r>
    </w:p>
    <w:p w14:paraId="7F8A1079">
      <w:pPr>
        <w:keepNext w:val="0"/>
        <w:keepLines w:val="0"/>
        <w:widowControl/>
        <w:numPr>
          <w:ilvl w:val="0"/>
          <w:numId w:val="1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The intellectual property rights in this App and the software, interface designs, icons, text, Official Gallery materials, and other content it contains belong to us or the corresponding rights holders and are protected by law. </w:t>
      </w:r>
      <w:r>
        <w:rPr>
          <w:rStyle w:val="7"/>
          <w:rFonts w:hint="eastAsia" w:ascii="微软雅黑" w:hAnsi="微软雅黑" w:eastAsia="微软雅黑" w:cs="微软雅黑"/>
          <w:b/>
          <w:bCs/>
          <w:i w:val="0"/>
          <w:iCs w:val="0"/>
          <w:caps w:val="0"/>
          <w:color w:val="1F2328"/>
          <w:spacing w:val="0"/>
          <w:sz w:val="24"/>
          <w:szCs w:val="24"/>
          <w:shd w:val="clear" w:fill="FFFFFF"/>
        </w:rPr>
        <w:t>Without written permission, you must not copy, modify, disseminate, rent, sell, or use them for any commercial purpose.</w:t>
      </w:r>
    </w:p>
    <w:p w14:paraId="6DAC8E53">
      <w:pPr>
        <w:keepNext w:val="0"/>
        <w:keepLines w:val="0"/>
        <w:widowControl/>
        <w:numPr>
          <w:ilvl w:val="0"/>
          <w:numId w:val="1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The rights in photos and other content you upload remain yours or the original rights holders'. </w:t>
      </w:r>
      <w:r>
        <w:rPr>
          <w:rStyle w:val="7"/>
          <w:rFonts w:hint="eastAsia" w:ascii="微软雅黑" w:hAnsi="微软雅黑" w:eastAsia="微软雅黑" w:cs="微软雅黑"/>
          <w:b/>
          <w:bCs/>
          <w:i w:val="0"/>
          <w:iCs w:val="0"/>
          <w:caps w:val="0"/>
          <w:color w:val="1F2328"/>
          <w:spacing w:val="0"/>
          <w:sz w:val="24"/>
          <w:szCs w:val="24"/>
          <w:shd w:val="clear" w:fill="FFFFFF"/>
        </w:rPr>
        <w:t>To provide you with services such as casting, storage, display, and AI processing, you grant us a free, non-exclusive, sublicensable (only to third-party service providers necessary for providing this service) license to use, store, transmit, and process such content to the extent necessary for the services. This license terminates when you delete the content or delete your account</w:t>
      </w:r>
      <w:r>
        <w:rPr>
          <w:rFonts w:hint="eastAsia" w:ascii="微软雅黑" w:hAnsi="微软雅黑" w:eastAsia="微软雅黑" w:cs="微软雅黑"/>
          <w:i w:val="0"/>
          <w:iCs w:val="0"/>
          <w:caps w:val="0"/>
          <w:color w:val="1F2328"/>
          <w:spacing w:val="0"/>
          <w:sz w:val="24"/>
          <w:szCs w:val="24"/>
          <w:shd w:val="clear" w:fill="FFFFFF"/>
        </w:rPr>
        <w:t xml:space="preserve"> (except where retention is required by laws and regulations).</w:t>
      </w:r>
    </w:p>
    <w:p w14:paraId="4AE14B80">
      <w:pPr>
        <w:keepNext w:val="0"/>
        <w:keepLines w:val="0"/>
        <w:widowControl/>
        <w:numPr>
          <w:ilvl w:val="0"/>
          <w:numId w:val="11"/>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Official Gallery materials are provided solely for you to browse, favorite, and cast to your own device within this App, </w:t>
      </w:r>
      <w:r>
        <w:rPr>
          <w:rStyle w:val="7"/>
          <w:rFonts w:hint="eastAsia" w:ascii="微软雅黑" w:hAnsi="微软雅黑" w:eastAsia="微软雅黑" w:cs="微软雅黑"/>
          <w:b/>
          <w:bCs/>
          <w:i w:val="0"/>
          <w:iCs w:val="0"/>
          <w:caps w:val="0"/>
          <w:color w:val="1F2328"/>
          <w:spacing w:val="0"/>
          <w:sz w:val="24"/>
          <w:szCs w:val="24"/>
          <w:shd w:val="clear" w:fill="FFFFFF"/>
        </w:rPr>
        <w:t>and may not otherwise be downloaded, distributed, or used for commercial purposes</w:t>
      </w:r>
      <w:r>
        <w:rPr>
          <w:rFonts w:hint="eastAsia" w:ascii="微软雅黑" w:hAnsi="微软雅黑" w:eastAsia="微软雅黑" w:cs="微软雅黑"/>
          <w:i w:val="0"/>
          <w:iCs w:val="0"/>
          <w:caps w:val="0"/>
          <w:color w:val="1F2328"/>
          <w:spacing w:val="0"/>
          <w:sz w:val="24"/>
          <w:szCs w:val="24"/>
          <w:shd w:val="clear" w:fill="FFFFFF"/>
        </w:rPr>
        <w:t>.</w:t>
      </w:r>
    </w:p>
    <w:p w14:paraId="37CA16C2">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11. Disclaimer and Limitation of Liability</w:t>
      </w:r>
    </w:p>
    <w:p w14:paraId="53441E47">
      <w:pPr>
        <w:keepNext w:val="0"/>
        <w:keepLines w:val="0"/>
        <w:widowControl/>
        <w:numPr>
          <w:ilvl w:val="0"/>
          <w:numId w:val="12"/>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This App is provided on an "as is" basis. </w:t>
      </w:r>
      <w:r>
        <w:rPr>
          <w:rFonts w:hint="eastAsia" w:ascii="微软雅黑" w:hAnsi="微软雅黑" w:eastAsia="微软雅黑" w:cs="微软雅黑"/>
          <w:i w:val="0"/>
          <w:iCs w:val="0"/>
          <w:caps w:val="0"/>
          <w:color w:val="1F2328"/>
          <w:spacing w:val="0"/>
          <w:sz w:val="24"/>
          <w:szCs w:val="24"/>
          <w:shd w:val="clear" w:fill="FFFFFF"/>
        </w:rPr>
        <w:t>To the maximum extent permitted by law, we make no express or implied warranty that the services will be uninterrupted, error-free, or fully meet your specific needs.</w:t>
      </w:r>
    </w:p>
    <w:p w14:paraId="16EFD19D">
      <w:pPr>
        <w:keepNext w:val="0"/>
        <w:keepLines w:val="0"/>
        <w:widowControl/>
        <w:numPr>
          <w:ilvl w:val="0"/>
          <w:numId w:val="12"/>
        </w:numPr>
        <w:suppressLineNumbers w:val="0"/>
        <w:spacing w:before="60" w:beforeAutospacing="0" w:after="60" w:afterAutospacing="0"/>
        <w:ind w:left="0" w:right="0" w:hanging="360"/>
      </w:pPr>
      <w:r>
        <w:rPr>
          <w:rStyle w:val="7"/>
          <w:rFonts w:hint="eastAsia" w:ascii="微软雅黑" w:hAnsi="微软雅黑" w:eastAsia="微软雅黑" w:cs="微软雅黑"/>
          <w:b/>
          <w:bCs/>
          <w:i w:val="0"/>
          <w:iCs w:val="0"/>
          <w:caps w:val="0"/>
          <w:color w:val="1F2328"/>
          <w:spacing w:val="0"/>
          <w:sz w:val="24"/>
          <w:szCs w:val="24"/>
          <w:shd w:val="clear" w:fill="FFFFFF"/>
        </w:rPr>
        <w:t xml:space="preserve">We are not liable for service interruptions, data loss, or losses caused by the following circumstances: </w:t>
      </w:r>
      <w:r>
        <w:rPr>
          <w:rFonts w:hint="eastAsia" w:ascii="微软雅黑" w:hAnsi="微软雅黑" w:eastAsia="微软雅黑" w:cs="微软雅黑"/>
          <w:i w:val="0"/>
          <w:iCs w:val="0"/>
          <w:caps w:val="0"/>
          <w:color w:val="1F2328"/>
          <w:spacing w:val="0"/>
          <w:sz w:val="24"/>
          <w:szCs w:val="24"/>
          <w:shd w:val="clear" w:fill="FFFFFF"/>
        </w:rPr>
        <w:t>force majeure (natural disasters, epidemics, government actions, etc.); failures of infrastructure such as networks, telecommunications, or power supply; problems with your phone, device, or operating system; failures or adjustments of third-party services (payment channels, AI services, image processing services, etc.); your failure to follow instructions, unauthorized interruption of upgrades, or use of unofficial firmware; and security incidents not attributable to our fault, such as hacker attacks or computer viruses.</w:t>
      </w:r>
    </w:p>
    <w:p w14:paraId="366E1743">
      <w:pPr>
        <w:keepNext w:val="0"/>
        <w:keepLines w:val="0"/>
        <w:widowControl/>
        <w:numPr>
          <w:ilvl w:val="0"/>
          <w:numId w:val="12"/>
        </w:numPr>
        <w:suppressLineNumbers w:val="0"/>
        <w:spacing w:before="60" w:beforeAutospacing="0" w:after="60" w:afterAutospacing="0"/>
        <w:ind w:left="0" w:right="0" w:hanging="360"/>
        <w:rPr>
          <w:del w:id="64" w:author="小金鱼" w:date="2026-08-28T15:56:54Z"/>
          <w:rStyle w:val="7"/>
          <w:rFonts w:hint="eastAsia" w:ascii="微软雅黑" w:hAnsi="微软雅黑" w:eastAsia="微软雅黑" w:cs="微软雅黑"/>
          <w:b/>
          <w:bCs/>
          <w:i w:val="0"/>
          <w:iCs w:val="0"/>
          <w:caps w:val="0"/>
          <w:color w:val="1F2328"/>
          <w:spacing w:val="0"/>
          <w:sz w:val="24"/>
          <w:szCs w:val="24"/>
          <w:shd w:val="clear" w:fill="FFFFFF"/>
        </w:rPr>
      </w:pPr>
      <w:ins w:id="65" w:author="小金鱼" w:date="2026-08-28T15:56:54Z">
        <w:r>
          <w:rPr>
            <w:rStyle w:val="7"/>
            <w:rFonts w:hint="eastAsia" w:ascii="微软雅黑" w:hAnsi="微软雅黑" w:eastAsia="微软雅黑" w:cs="微软雅黑"/>
            <w:b/>
            <w:bCs/>
            <w:i w:val="0"/>
            <w:iCs w:val="0"/>
            <w:caps w:val="0"/>
            <w:color w:val="1F2328"/>
            <w:spacing w:val="0"/>
            <w:sz w:val="24"/>
            <w:szCs w:val="24"/>
            <w:shd w:val="clear" w:fill="FFFFFF"/>
          </w:rPr>
          <w:t>To the maximum extent permitted by law, the total compensation we are liable to pay you under this Agreement shall not exceed the amount you actually paid for the App's paid services in the 12 months preceding the occurrence of the damage. We are not liable for any indirect or incidental losses or punitive damages, or for losses of intangible assets such as data, goodwill, or profits. This limitation of liability does not apply to losses caused by our intentional misconduct or gross negligence, nor to circumstances where mandatory provisions of law provide otherwise</w:t>
        </w:r>
      </w:ins>
      <w:del w:id="66" w:author="小金鱼" w:date="2026-08-28T15:56:54Z">
        <w:r>
          <w:rPr>
            <w:rStyle w:val="7"/>
            <w:rFonts w:hint="eastAsia" w:ascii="微软雅黑" w:hAnsi="微软雅黑" w:eastAsia="微软雅黑" w:cs="微软雅黑"/>
            <w:b/>
            <w:bCs/>
            <w:i w:val="0"/>
            <w:iCs w:val="0"/>
            <w:caps w:val="0"/>
            <w:color w:val="1F2328"/>
            <w:spacing w:val="0"/>
            <w:sz w:val="24"/>
            <w:szCs w:val="24"/>
            <w:shd w:val="clear" w:fill="FFFFFF"/>
          </w:rPr>
          <w:delText>在法律允许的范围内，我们就本协议项下服务对您承担的赔偿责任总额，不超过您在损害发生前 12 个月内为本应用付费服务实际支付的金额。我们不对间接损失、可得利益损失、数据损失或商誉损失承担责任。</w:delText>
        </w:r>
      </w:del>
    </w:p>
    <w:p w14:paraId="211DFEF5">
      <w:pPr>
        <w:keepNext w:val="0"/>
        <w:keepLines w:val="0"/>
        <w:widowControl/>
        <w:numPr>
          <w:ilvl w:val="0"/>
          <w:numId w:val="12"/>
        </w:numPr>
        <w:suppressLineNumbers w:val="0"/>
        <w:spacing w:before="60" w:beforeAutospacing="0" w:after="60" w:afterAutospacing="0"/>
        <w:ind w:left="0" w:right="0" w:hanging="360"/>
        <w:rPr>
          <w:ins w:id="67" w:author="小金鱼" w:date="2026-08-28T15:56:56Z"/>
        </w:rPr>
      </w:pPr>
    </w:p>
    <w:p w14:paraId="18CB6340">
      <w:pPr>
        <w:keepNext w:val="0"/>
        <w:keepLines w:val="0"/>
        <w:widowControl/>
        <w:numPr>
          <w:ilvl w:val="0"/>
          <w:numId w:val="12"/>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This clause does not exclude or restrict liability that cannot be excluded or restricted by law, including liability for personal injury caused by our intentional misconduct or gross negligence.</w:t>
      </w:r>
    </w:p>
    <w:p w14:paraId="1801C281">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12. Changes, Interruption, and Termination of Services</w:t>
      </w:r>
    </w:p>
    <w:p w14:paraId="01B1CBC9">
      <w:pPr>
        <w:keepNext w:val="0"/>
        <w:keepLines w:val="0"/>
        <w:widowControl/>
        <w:numPr>
          <w:ilvl w:val="0"/>
          <w:numId w:val="13"/>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We have the right to change, suspend, or terminate part or all of the services according to business needs. </w:t>
      </w:r>
      <w:r>
        <w:rPr>
          <w:rStyle w:val="7"/>
          <w:rFonts w:hint="eastAsia" w:ascii="微软雅黑" w:hAnsi="微软雅黑" w:eastAsia="微软雅黑" w:cs="微软雅黑"/>
          <w:b/>
          <w:bCs/>
          <w:i w:val="0"/>
          <w:iCs w:val="0"/>
          <w:caps w:val="0"/>
          <w:color w:val="1F2328"/>
          <w:spacing w:val="0"/>
          <w:sz w:val="24"/>
          <w:szCs w:val="24"/>
          <w:shd w:val="clear" w:fill="FFFFFF"/>
        </w:rPr>
        <w:t xml:space="preserve">For major changes or termination, we will notify you in advance via in-app announcements or other means; </w:t>
      </w:r>
      <w:r>
        <w:rPr>
          <w:rFonts w:hint="eastAsia" w:ascii="微软雅黑" w:hAnsi="微软雅黑" w:eastAsia="微软雅黑" w:cs="微软雅黑"/>
          <w:i w:val="0"/>
          <w:iCs w:val="0"/>
          <w:caps w:val="0"/>
          <w:color w:val="1F2328"/>
          <w:spacing w:val="0"/>
          <w:sz w:val="24"/>
          <w:szCs w:val="24"/>
          <w:shd w:val="clear" w:fill="FFFFFF"/>
        </w:rPr>
        <w:t>for brief interruptions required by system maintenance or upgrades, we will try to give advance notice.</w:t>
      </w:r>
    </w:p>
    <w:p w14:paraId="6CCE1973">
      <w:pPr>
        <w:keepNext w:val="0"/>
        <w:keepLines w:val="0"/>
        <w:widowControl/>
        <w:numPr>
          <w:ilvl w:val="0"/>
          <w:numId w:val="13"/>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If you seriously violate this Agreement or laws and regulations, we have the right to suspend or terminate the services to you after notice, and reserve the right to pursue liability.</w:t>
      </w:r>
    </w:p>
    <w:p w14:paraId="353C756F">
      <w:pPr>
        <w:keepNext w:val="0"/>
        <w:keepLines w:val="0"/>
        <w:widowControl/>
        <w:numPr>
          <w:ilvl w:val="0"/>
          <w:numId w:val="13"/>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After termination of the Agreement, the provisions of this Agreement on intellectual property, disclaimer and limitation of liability, and dispute resolution remain in effect.</w:t>
      </w:r>
    </w:p>
    <w:p w14:paraId="46EAE995">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13. Provisions for Minors</w:t>
      </w:r>
    </w:p>
    <w:p w14:paraId="78CC2448">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Style w:val="7"/>
          <w:rFonts w:hint="eastAsia" w:ascii="微软雅黑" w:hAnsi="微软雅黑" w:eastAsia="微软雅黑" w:cs="微软雅黑"/>
          <w:b/>
          <w:bCs/>
          <w:i w:val="0"/>
          <w:iCs w:val="0"/>
          <w:caps w:val="0"/>
          <w:color w:val="1F2328"/>
          <w:spacing w:val="0"/>
          <w:sz w:val="24"/>
          <w:szCs w:val="24"/>
          <w:shd w:val="clear" w:fill="FFFFFF"/>
        </w:rPr>
        <w:t xml:space="preserve">If you are a minor under 18 years of age, please read and agree to this Agreement under the accompaniment of your parents or other guardians before using this App; if you are under 14 years of age, you must obtain your guardian's consent before registering and using it. </w:t>
      </w:r>
      <w:r>
        <w:rPr>
          <w:rFonts w:hint="eastAsia" w:ascii="微软雅黑" w:hAnsi="微软雅黑" w:eastAsia="微软雅黑" w:cs="微软雅黑"/>
          <w:i w:val="0"/>
          <w:iCs w:val="0"/>
          <w:caps w:val="0"/>
          <w:color w:val="1F2328"/>
          <w:spacing w:val="0"/>
          <w:sz w:val="24"/>
          <w:szCs w:val="24"/>
          <w:shd w:val="clear" w:fill="FFFFFF"/>
        </w:rPr>
        <w:t>Minors' use of paid functions (including purchasing Star Coins) should obtain the guardian's consent in advance. We encourage guardians to guide minors to use this App and the device reasonably, paying attention to eye health and usage duration.</w:t>
      </w:r>
    </w:p>
    <w:p w14:paraId="7F6D44F4">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14. Governing Law and Dispute Resolution</w:t>
      </w:r>
    </w:p>
    <w:p w14:paraId="42D02564">
      <w:pPr>
        <w:keepNext w:val="0"/>
        <w:keepLines w:val="0"/>
        <w:widowControl/>
        <w:numPr>
          <w:ilvl w:val="0"/>
          <w:numId w:val="14"/>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The formation, validity, interpretation, performance, and dispute resolution of this Agreement are governed by </w:t>
      </w:r>
      <w:r>
        <w:rPr>
          <w:rStyle w:val="7"/>
          <w:rFonts w:hint="eastAsia" w:ascii="微软雅黑" w:hAnsi="微软雅黑" w:eastAsia="微软雅黑" w:cs="微软雅黑"/>
          <w:b/>
          <w:bCs/>
          <w:i w:val="0"/>
          <w:iCs w:val="0"/>
          <w:caps w:val="0"/>
          <w:color w:val="1F2328"/>
          <w:spacing w:val="0"/>
          <w:sz w:val="24"/>
          <w:szCs w:val="24"/>
          <w:shd w:val="clear" w:fill="FFFFFF"/>
        </w:rPr>
        <w:t xml:space="preserve">the laws of the mainland of the People's Republic of China </w:t>
      </w:r>
      <w:r>
        <w:rPr>
          <w:rFonts w:hint="eastAsia" w:ascii="微软雅黑" w:hAnsi="微软雅黑" w:eastAsia="微软雅黑" w:cs="微软雅黑"/>
          <w:i w:val="0"/>
          <w:iCs w:val="0"/>
          <w:caps w:val="0"/>
          <w:color w:val="1F2328"/>
          <w:spacing w:val="0"/>
          <w:sz w:val="24"/>
          <w:szCs w:val="24"/>
          <w:shd w:val="clear" w:fill="FFFFFF"/>
        </w:rPr>
        <w:t>(excluding conflict-of-law rules).</w:t>
      </w:r>
    </w:p>
    <w:p w14:paraId="7C6D45DD">
      <w:pPr>
        <w:keepNext w:val="0"/>
        <w:keepLines w:val="0"/>
        <w:widowControl/>
        <w:numPr>
          <w:ilvl w:val="0"/>
          <w:numId w:val="14"/>
        </w:numPr>
        <w:suppressLineNumbers w:val="0"/>
        <w:spacing w:before="60" w:beforeAutospacing="0" w:after="60" w:afterAutospacing="0"/>
        <w:ind w:left="0" w:right="0" w:hanging="360"/>
        <w:rPr>
          <w:del w:id="68" w:author="小金鱼" w:date="2026-08-28T15:57:58Z"/>
          <w:rFonts w:hint="eastAsia" w:ascii="微软雅黑" w:hAnsi="微软雅黑" w:eastAsia="微软雅黑" w:cs="微软雅黑"/>
          <w:i w:val="0"/>
          <w:iCs w:val="0"/>
          <w:caps w:val="0"/>
          <w:color w:val="1F2328"/>
          <w:spacing w:val="0"/>
          <w:sz w:val="24"/>
          <w:szCs w:val="24"/>
          <w:shd w:val="clear" w:fill="FFFFFF"/>
        </w:rPr>
      </w:pPr>
      <w:ins w:id="69" w:author="小金鱼" w:date="2026-08-28T15:57:58Z">
        <w:r>
          <w:rPr>
            <w:rFonts w:hint="eastAsia" w:ascii="微软雅黑" w:hAnsi="微软雅黑" w:eastAsia="微软雅黑" w:cs="微软雅黑"/>
            <w:i w:val="0"/>
            <w:iCs w:val="0"/>
            <w:caps w:val="0"/>
            <w:color w:val="1F2328"/>
            <w:spacing w:val="0"/>
            <w:sz w:val="24"/>
            <w:szCs w:val="24"/>
            <w:shd w:val="clear" w:fill="FFFFFF"/>
          </w:rPr>
          <w:t>Disputes arising from this Agreement shall first be resolved through friendly negotiation between the parties; if negotiation fails, either party has the right to submit the dispute to a people's court with jurisdiction at the place where the company is registered (i.e., Nanshan District, Shenzhen) for resolution through litigation.</w:t>
        </w:r>
      </w:ins>
      <w:del w:id="70" w:author="小金鱼" w:date="2026-08-28T15:57:58Z">
        <w:r>
          <w:rPr>
            <w:rFonts w:hint="eastAsia" w:ascii="微软雅黑" w:hAnsi="微软雅黑" w:eastAsia="微软雅黑" w:cs="微软雅黑"/>
            <w:i w:val="0"/>
            <w:iCs w:val="0"/>
            <w:caps w:val="0"/>
            <w:color w:val="1F2328"/>
            <w:spacing w:val="0"/>
            <w:sz w:val="24"/>
            <w:szCs w:val="24"/>
            <w:shd w:val="clear" w:fill="FFFFFF"/>
          </w:rPr>
          <w:delText>因本协议产生的争议，双方应友好协商解决；协商不成的，任一方均可</w:delText>
        </w:r>
      </w:del>
      <w:del w:id="71" w:author="小金鱼" w:date="2026-08-28T15:57:58Z">
        <w:r>
          <w:rPr>
            <w:rStyle w:val="7"/>
            <w:rFonts w:hint="eastAsia" w:ascii="微软雅黑" w:hAnsi="微软雅黑" w:eastAsia="微软雅黑" w:cs="微软雅黑"/>
            <w:b/>
            <w:bCs/>
            <w:i w:val="0"/>
            <w:iCs w:val="0"/>
            <w:caps w:val="0"/>
            <w:color w:val="1F2328"/>
            <w:spacing w:val="0"/>
            <w:sz w:val="24"/>
            <w:szCs w:val="24"/>
            <w:shd w:val="clear" w:fill="FFFFFF"/>
          </w:rPr>
          <w:delText>向我们住所地有管辖权的人民法院提起诉讼</w:delText>
        </w:r>
      </w:del>
      <w:del w:id="72" w:author="小金鱼" w:date="2026-08-28T15:57:58Z">
        <w:r>
          <w:rPr>
            <w:rFonts w:hint="eastAsia" w:ascii="微软雅黑" w:hAnsi="微软雅黑" w:eastAsia="微软雅黑" w:cs="微软雅黑"/>
            <w:i w:val="0"/>
            <w:iCs w:val="0"/>
            <w:caps w:val="0"/>
            <w:color w:val="1F2328"/>
            <w:spacing w:val="0"/>
            <w:sz w:val="24"/>
            <w:szCs w:val="24"/>
            <w:shd w:val="clear" w:fill="FFFFFF"/>
          </w:rPr>
          <w:delText>。[如拟约定仲裁，请由法务替换本条]</w:delText>
        </w:r>
      </w:del>
    </w:p>
    <w:p w14:paraId="0C58E706">
      <w:pPr>
        <w:keepNext w:val="0"/>
        <w:keepLines w:val="0"/>
        <w:widowControl/>
        <w:numPr>
          <w:ilvl w:val="0"/>
          <w:numId w:val="14"/>
        </w:numPr>
        <w:suppressLineNumbers w:val="0"/>
        <w:spacing w:before="60" w:beforeAutospacing="0" w:after="60" w:afterAutospacing="0"/>
        <w:ind w:left="0" w:right="0" w:hanging="360"/>
        <w:rPr>
          <w:ins w:id="73" w:author="小金鱼" w:date="2026-08-28T15:58:00Z"/>
        </w:rPr>
      </w:pPr>
    </w:p>
    <w:p w14:paraId="26BB6F35">
      <w:pPr>
        <w:keepNext w:val="0"/>
        <w:keepLines w:val="0"/>
        <w:widowControl/>
        <w:numPr>
          <w:ilvl w:val="0"/>
          <w:numId w:val="14"/>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If any provision of this Agreement is held invalid or unenforceable, it does not affect the validity of the remaining provisions.</w:t>
      </w:r>
    </w:p>
    <w:p w14:paraId="652FC37A">
      <w:pPr>
        <w:pStyle w:val="3"/>
        <w:keepNext w:val="0"/>
        <w:keepLines w:val="0"/>
        <w:widowControl/>
        <w:suppressLineNumbers w:val="0"/>
        <w:pBdr>
          <w:top w:val="single" w:color="E3E6EA" w:sz="2" w:space="4"/>
        </w:pBdr>
        <w:shd w:val="clear" w:fill="FFFFFF"/>
        <w:spacing w:before="400" w:beforeAutospacing="0" w:after="120" w:afterAutospacing="0" w:line="14" w:lineRule="atLeast"/>
        <w:ind w:left="0" w:right="0" w:firstLine="0"/>
        <w:rPr>
          <w:rFonts w:hint="eastAsia" w:ascii="微软雅黑" w:hAnsi="微软雅黑" w:eastAsia="微软雅黑" w:cs="微软雅黑"/>
          <w:i w:val="0"/>
          <w:iCs w:val="0"/>
          <w:caps w:val="0"/>
          <w:color w:val="1F2328"/>
          <w:spacing w:val="0"/>
          <w:sz w:val="30"/>
          <w:szCs w:val="30"/>
        </w:rPr>
      </w:pPr>
      <w:r>
        <w:rPr>
          <w:rFonts w:hint="eastAsia" w:ascii="微软雅黑" w:hAnsi="微软雅黑" w:eastAsia="微软雅黑" w:cs="微软雅黑"/>
          <w:i w:val="0"/>
          <w:iCs w:val="0"/>
          <w:caps w:val="0"/>
          <w:color w:val="1F2328"/>
          <w:spacing w:val="0"/>
          <w:sz w:val="30"/>
          <w:szCs w:val="30"/>
          <w:shd w:val="clear" w:fill="FFFFFF"/>
        </w:rPr>
        <w:t>15. Miscellaneous</w:t>
      </w:r>
    </w:p>
    <w:p w14:paraId="7773A8CA">
      <w:pPr>
        <w:keepNext w:val="0"/>
        <w:keepLines w:val="0"/>
        <w:widowControl/>
        <w:numPr>
          <w:ilvl w:val="0"/>
          <w:numId w:val="15"/>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Customer service and complaints email: </w:t>
      </w:r>
      <w:r>
        <w:rPr>
          <w:rStyle w:val="7"/>
          <w:rFonts w:hint="eastAsia" w:ascii="微软雅黑" w:hAnsi="微软雅黑" w:eastAsia="微软雅黑" w:cs="微软雅黑"/>
          <w:b/>
          <w:bCs/>
          <w:i w:val="0"/>
          <w:iCs w:val="0"/>
          <w:caps w:val="0"/>
          <w:color w:val="1F2328"/>
          <w:spacing w:val="0"/>
          <w:sz w:val="24"/>
          <w:szCs w:val="24"/>
          <w:shd w:val="clear" w:fill="FFFFFF"/>
        </w:rPr>
        <w:t>boltstarservice@boltstar.net</w:t>
      </w:r>
    </w:p>
    <w:p w14:paraId="519B2318">
      <w:pPr>
        <w:keepNext w:val="0"/>
        <w:keepLines w:val="0"/>
        <w:widowControl/>
        <w:numPr>
          <w:ilvl w:val="0"/>
          <w:numId w:val="15"/>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 xml:space="preserve">Company name: </w:t>
      </w:r>
      <w:r>
        <w:rPr>
          <w:rFonts w:hint="eastAsia" w:ascii="微软雅黑" w:hAnsi="微软雅黑" w:eastAsia="微软雅黑" w:cs="微软雅黑"/>
          <w:i w:val="0"/>
          <w:iCs w:val="0"/>
          <w:caps w:val="0"/>
          <w:color w:val="1F2328"/>
          <w:spacing w:val="0"/>
          <w:sz w:val="24"/>
          <w:szCs w:val="24"/>
          <w:shd w:val="clear" w:fill="FFFFFF"/>
          <w:lang w:eastAsia="zh-CN"/>
        </w:rPr>
        <w:t>BoltStar (Shenzhen) New Energy Technology Co., Ltd.</w:t>
      </w:r>
    </w:p>
    <w:p w14:paraId="25026BC4">
      <w:pPr>
        <w:keepNext w:val="0"/>
        <w:keepLines w:val="0"/>
        <w:widowControl/>
        <w:numPr>
          <w:ilvl w:val="0"/>
          <w:numId w:val="15"/>
        </w:numPr>
        <w:suppressLineNumbers w:val="0"/>
        <w:spacing w:before="60" w:beforeAutospacing="0" w:after="60" w:afterAutospacing="0"/>
        <w:ind w:left="0" w:right="0" w:hanging="360"/>
        <w:rPr>
          <w:ins w:id="74" w:author="小金鱼" w:date="2026-09-09T09:18:03Z"/>
        </w:rPr>
      </w:pPr>
      <w:r>
        <w:rPr>
          <w:rFonts w:hint="eastAsia" w:ascii="微软雅黑" w:hAnsi="微软雅黑" w:eastAsia="微软雅黑" w:cs="微软雅黑"/>
          <w:i w:val="0"/>
          <w:iCs w:val="0"/>
          <w:caps w:val="0"/>
          <w:color w:val="1F2328"/>
          <w:spacing w:val="0"/>
          <w:sz w:val="24"/>
          <w:szCs w:val="24"/>
          <w:shd w:val="clear" w:fill="FFFFFF"/>
        </w:rPr>
        <w:t>Registered address: Hantang Building, Overseas Chinese Town (OCT), Nanshan District, Shenzhen</w:t>
      </w:r>
    </w:p>
    <w:p w14:paraId="59A0C238">
      <w:pPr>
        <w:keepNext w:val="0"/>
        <w:keepLines w:val="0"/>
        <w:widowControl/>
        <w:numPr>
          <w:ilvl w:val="0"/>
          <w:numId w:val="15"/>
        </w:numPr>
        <w:suppressLineNumbers w:val="0"/>
        <w:spacing w:before="60" w:beforeAutospacing="0" w:after="60" w:afterAutospacing="0"/>
        <w:ind w:left="0" w:right="0" w:hanging="360"/>
        <w:rPr>
          <w:del w:id="75" w:author="小金鱼" w:date="2026-09-09T09:18:00Z"/>
        </w:rPr>
      </w:pPr>
      <w:del w:id="76" w:author="小金鱼" w:date="2026-09-09T09:18:00Z">
        <w:r>
          <w:rPr>
            <w:rFonts w:hint="eastAsia" w:ascii="微软雅黑" w:hAnsi="微软雅黑" w:eastAsia="微软雅黑" w:cs="微软雅黑"/>
            <w:i w:val="0"/>
            <w:iCs w:val="0"/>
            <w:caps w:val="0"/>
            <w:color w:val="A4531B"/>
            <w:spacing w:val="0"/>
            <w:sz w:val="21"/>
            <w:szCs w:val="21"/>
            <w:shd w:val="clear" w:fill="FFFFFF"/>
          </w:rPr>
          <w:delText>[待填写：营业执照地址]</w:delText>
        </w:r>
      </w:del>
    </w:p>
    <w:p w14:paraId="1D7DA3DB">
      <w:pPr>
        <w:keepNext w:val="0"/>
        <w:keepLines w:val="0"/>
        <w:widowControl/>
        <w:numPr>
          <w:ilvl w:val="0"/>
          <w:numId w:val="15"/>
        </w:numPr>
        <w:suppressLineNumbers w:val="0"/>
        <w:spacing w:before="60" w:beforeAutospacing="0" w:after="60" w:afterAutospacing="0"/>
        <w:ind w:left="0" w:right="0" w:hanging="360"/>
      </w:pPr>
      <w:r>
        <w:rPr>
          <w:rFonts w:hint="eastAsia" w:ascii="微软雅黑" w:hAnsi="微软雅黑" w:eastAsia="微软雅黑" w:cs="微软雅黑"/>
          <w:i w:val="0"/>
          <w:iCs w:val="0"/>
          <w:caps w:val="0"/>
          <w:color w:val="1F2328"/>
          <w:spacing w:val="0"/>
          <w:sz w:val="24"/>
          <w:szCs w:val="24"/>
          <w:shd w:val="clear" w:fill="FFFFFF"/>
        </w:rPr>
        <w:t>Related documents: BoltStar Privacy Policy, BoltStar AI Service Agreement</w:t>
      </w:r>
    </w:p>
    <w:p w14:paraId="7CF151C9">
      <w:pPr>
        <w:pStyle w:val="4"/>
        <w:keepNext w:val="0"/>
        <w:keepLines w:val="0"/>
        <w:widowControl/>
        <w:suppressLineNumbers w:val="0"/>
        <w:shd w:val="clear" w:fill="FFFFFF"/>
        <w:ind w:left="0" w:firstLine="0"/>
        <w:rPr>
          <w:rFonts w:hint="eastAsia" w:ascii="微软雅黑" w:hAnsi="微软雅黑" w:eastAsia="微软雅黑" w:cs="微软雅黑"/>
          <w:i w:val="0"/>
          <w:iCs w:val="0"/>
          <w:caps w:val="0"/>
          <w:color w:val="1F2328"/>
          <w:spacing w:val="0"/>
          <w:sz w:val="24"/>
          <w:szCs w:val="24"/>
        </w:rPr>
      </w:pPr>
      <w:r>
        <w:rPr>
          <w:rFonts w:hint="eastAsia" w:ascii="微软雅黑" w:hAnsi="微软雅黑" w:eastAsia="微软雅黑" w:cs="微软雅黑"/>
          <w:i w:val="0"/>
          <w:iCs w:val="0"/>
          <w:caps w:val="0"/>
          <w:color w:val="1F2328"/>
          <w:spacing w:val="0"/>
          <w:sz w:val="24"/>
          <w:szCs w:val="24"/>
          <w:shd w:val="clear" w:fill="FFFFFF"/>
        </w:rPr>
        <w:t>We will respond within 15 working days after receiving your comments or complaints.</w:t>
      </w:r>
    </w:p>
    <w:p w14:paraId="1D331913">
      <w:pPr>
        <w:pStyle w:val="4"/>
        <w:keepNext w:val="0"/>
        <w:keepLines w:val="0"/>
        <w:widowControl/>
        <w:suppressLineNumbers w:val="0"/>
      </w:pPr>
      <w:r>
        <w:rPr>
          <w:rFonts w:hint="eastAsia"/>
          <w:lang w:eastAsia="zh-CN"/>
        </w:rPr>
        <w:t>BoltStar (Shenzhen) New Energy Technology Co., Ltd.</w:t>
      </w:r>
      <w:r>
        <w:t xml:space="preserve"> · BoltStar</w:t>
      </w:r>
    </w:p>
    <w:p w14:paraId="5F4B22FA">
      <w:pPr>
        <w:pStyle w:val="4"/>
        <w:keepNext w:val="0"/>
        <w:keepLines w:val="0"/>
        <w:widowControl/>
        <w:suppressLineNumbers w:val="0"/>
      </w:pPr>
      <w:r>
        <w:t>This Agreement takes effect on the effective date stated at the top of this document.</w:t>
      </w:r>
    </w:p>
    <w:p w14:paraId="5B66ED3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5F36D5"/>
    <w:multiLevelType w:val="multilevel"/>
    <w:tmpl w:val="855F36D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9467F4A"/>
    <w:multiLevelType w:val="multilevel"/>
    <w:tmpl w:val="89467F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9C2F7F33"/>
    <w:multiLevelType w:val="multilevel"/>
    <w:tmpl w:val="9C2F7F3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A4240818"/>
    <w:multiLevelType w:val="multilevel"/>
    <w:tmpl w:val="A424081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E2B2E48C"/>
    <w:multiLevelType w:val="multilevel"/>
    <w:tmpl w:val="E2B2E48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F27618FD"/>
    <w:multiLevelType w:val="multilevel"/>
    <w:tmpl w:val="F27618F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B07FFA5"/>
    <w:multiLevelType w:val="multilevel"/>
    <w:tmpl w:val="FB07FF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FD3EA216"/>
    <w:multiLevelType w:val="multilevel"/>
    <w:tmpl w:val="FD3EA21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1F551C40"/>
    <w:multiLevelType w:val="multilevel"/>
    <w:tmpl w:val="1F551C4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2EAE3BAA"/>
    <w:multiLevelType w:val="multilevel"/>
    <w:tmpl w:val="2EAE3BA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307E6A61"/>
    <w:multiLevelType w:val="multilevel"/>
    <w:tmpl w:val="307E6A6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370FDAE5"/>
    <w:multiLevelType w:val="multilevel"/>
    <w:tmpl w:val="370FDAE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3B377883"/>
    <w:multiLevelType w:val="multilevel"/>
    <w:tmpl w:val="3B377883"/>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459CAA10"/>
    <w:multiLevelType w:val="multilevel"/>
    <w:tmpl w:val="459CAA1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4">
    <w:nsid w:val="5BA1160C"/>
    <w:multiLevelType w:val="multilevel"/>
    <w:tmpl w:val="5BA1160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9"/>
  </w:num>
  <w:num w:numId="2">
    <w:abstractNumId w:val="13"/>
  </w:num>
  <w:num w:numId="3">
    <w:abstractNumId w:val="7"/>
  </w:num>
  <w:num w:numId="4">
    <w:abstractNumId w:val="12"/>
  </w:num>
  <w:num w:numId="5">
    <w:abstractNumId w:val="10"/>
  </w:num>
  <w:num w:numId="6">
    <w:abstractNumId w:val="1"/>
  </w:num>
  <w:num w:numId="7">
    <w:abstractNumId w:val="4"/>
  </w:num>
  <w:num w:numId="8">
    <w:abstractNumId w:val="0"/>
  </w:num>
  <w:num w:numId="9">
    <w:abstractNumId w:val="6"/>
  </w:num>
  <w:num w:numId="10">
    <w:abstractNumId w:val="8"/>
  </w:num>
  <w:num w:numId="11">
    <w:abstractNumId w:val="3"/>
  </w:num>
  <w:num w:numId="12">
    <w:abstractNumId w:val="14"/>
  </w:num>
  <w:num w:numId="13">
    <w:abstractNumId w:val="11"/>
  </w:num>
  <w:num w:numId="14">
    <w:abstractNumId w:val="2"/>
  </w:num>
  <w:num w:numId="15">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金鱼">
    <w15:presenceInfo w15:providerId="WPS Office" w15:userId="74966439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revisionView w:markup="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1976BE"/>
    <w:rsid w:val="321976BE"/>
    <w:rsid w:val="546F1992"/>
    <w:rsid w:val="61D44C50"/>
    <w:rsid w:val="64D31E01"/>
    <w:rsid w:val="6D1C0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2948</Words>
  <Characters>14621</Characters>
  <Lines>0</Lines>
  <Paragraphs>0</Paragraphs>
  <TotalTime>2</TotalTime>
  <ScaleCrop>false</ScaleCrop>
  <LinksUpToDate>false</LinksUpToDate>
  <CharactersWithSpaces>17181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2026-08-28T07:06:00Z</dcterms:created>
  <dc:creator>小金鱼</dc:creator>
  <cp:lastModifiedBy>小金鱼</cp:lastModifiedBy>
  <dcterms:modified xsi:type="dcterms:W3CDTF">2026-09-09T06:19:32Z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78CF72B9416041EA98D669F0515C2FB7_11</vt:lpwstr>
  </property>
  <property fmtid="{D5CDD505-2E9C-101B-9397-08002B2CF9AE}" pid="4" name="KSOTemplateDocerSaveRecord">
    <vt:lpwstr>eyJoZGlkIjoiMDQ0ZjY5MTI4ZDQ1ZGM2MWVjZWVkYmE3NTNhNWExM2UiLCJ1c2VySWQiOiIzNTkzNjczMzcifQ==</vt:lpwstr>
  </property>
</Properties>
</file>