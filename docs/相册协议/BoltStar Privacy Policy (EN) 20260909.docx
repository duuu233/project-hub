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78E2F">
      <w:pPr>
        <w:pStyle w:val="2"/>
        <w:keepNext w:val="0"/>
        <w:keepLines w:val="0"/>
        <w:widowControl/>
        <w:suppressLineNumbers w:val="0"/>
        <w:spacing w:before="0" w:beforeAutospacing="0" w:after="120" w:afterAutospacing="0" w:line="14" w:lineRule="atLeast"/>
        <w:ind w:left="0" w:right="0"/>
        <w:rPr>
          <w:sz w:val="42"/>
          <w:szCs w:val="42"/>
        </w:rPr>
      </w:pPr>
      <w:r>
        <w:rPr>
          <w:sz w:val="42"/>
          <w:szCs w:val="42"/>
        </w:rPr>
        <w:t>BoltStar Privacy Policy</w:t>
      </w:r>
    </w:p>
    <w:p w14:paraId="75C185A7">
      <w:pPr>
        <w:keepNext w:val="0"/>
        <w:keepLines w:val="0"/>
        <w:widowControl/>
        <w:suppressLineNumbers w:val="0"/>
        <w:jc w:val="left"/>
        <w:rPr>
          <w:color w:val="5B636E"/>
          <w:sz w:val="21"/>
          <w:szCs w:val="21"/>
        </w:rPr>
      </w:pPr>
      <w:r>
        <w:rPr>
          <w:rFonts w:ascii="宋体" w:hAnsi="宋体" w:eastAsia="宋体" w:cs="宋体"/>
          <w:color w:val="5B636E"/>
          <w:kern w:val="0"/>
          <w:sz w:val="21"/>
          <w:szCs w:val="21"/>
          <w:lang w:val="en-US" w:eastAsia="zh-CN" w:bidi="ar"/>
        </w:rPr>
        <w:t xml:space="preserve">Last Updated: </w:t>
      </w:r>
      <w:bookmarkStart w:id="0" w:name="_GoBack"/>
      <w:r>
        <w:rPr>
          <w:rFonts w:ascii="宋体" w:hAnsi="宋体" w:eastAsia="宋体" w:cs="宋体"/>
          <w:color w:val="5B636E"/>
          <w:kern w:val="0"/>
          <w:sz w:val="21"/>
          <w:szCs w:val="21"/>
          <w:highlight w:val="yellow"/>
          <w:lang w:val="en-US" w:eastAsia="zh-CN" w:bidi="ar"/>
          <w:rPrChange w:id="0" w:author="小金鱼 [2]" w:date="2026-09-09T14:18:56Z">
            <w:rPr>
              <w:rFonts w:ascii="宋体" w:hAnsi="宋体" w:eastAsia="宋体" w:cs="宋体"/>
              <w:color w:val="5B636E"/>
              <w:kern w:val="0"/>
              <w:sz w:val="21"/>
              <w:szCs w:val="21"/>
              <w:lang w:val="en-US" w:eastAsia="zh-CN" w:bidi="ar"/>
            </w:rPr>
          </w:rPrChange>
        </w:rPr>
        <w:t xml:space="preserve">August </w:t>
      </w:r>
      <w:del w:id="1" w:author="小金鱼" w:date="2026-08-28T16:00:52Z">
        <w:r>
          <w:rPr>
            <w:rFonts w:hint="default" w:ascii="宋体" w:hAnsi="宋体" w:eastAsia="宋体" w:cs="宋体"/>
            <w:color w:val="5B636E"/>
            <w:kern w:val="0"/>
            <w:sz w:val="21"/>
            <w:szCs w:val="21"/>
            <w:highlight w:val="yellow"/>
            <w:lang w:val="en-US" w:eastAsia="zh-CN" w:bidi="ar"/>
            <w:rPrChange w:id="2" w:author="小金鱼 [2]" w:date="2026-09-09T14:18:56Z">
              <w:rPr>
                <w:rFonts w:hint="default" w:ascii="宋体" w:hAnsi="宋体" w:eastAsia="宋体" w:cs="宋体"/>
                <w:color w:val="5B636E"/>
                <w:kern w:val="0"/>
                <w:sz w:val="21"/>
                <w:szCs w:val="21"/>
                <w:lang w:val="en-US" w:eastAsia="zh-CN" w:bidi="ar"/>
              </w:rPr>
            </w:rPrChange>
          </w:rPr>
          <w:delText>13</w:delText>
        </w:r>
      </w:del>
      <w:ins w:id="4" w:author="小金鱼" w:date="2026-08-28T16:00:52Z">
        <w:r>
          <w:rPr>
            <w:rFonts w:hint="eastAsia" w:ascii="宋体" w:hAnsi="宋体" w:eastAsia="宋体" w:cs="宋体"/>
            <w:color w:val="5B636E"/>
            <w:kern w:val="0"/>
            <w:sz w:val="21"/>
            <w:szCs w:val="21"/>
            <w:highlight w:val="yellow"/>
            <w:lang w:val="en-US" w:eastAsia="zh-CN" w:bidi="ar"/>
            <w:rPrChange w:id="5" w:author="小金鱼 [2]" w:date="2026-09-09T14:18:56Z">
              <w:rPr>
                <w:rFonts w:hint="eastAsia" w:ascii="宋体" w:hAnsi="宋体" w:eastAsia="宋体" w:cs="宋体"/>
                <w:color w:val="5B636E"/>
                <w:kern w:val="0"/>
                <w:sz w:val="21"/>
                <w:szCs w:val="21"/>
                <w:lang w:val="en-US" w:eastAsia="zh-CN" w:bidi="ar"/>
              </w:rPr>
            </w:rPrChange>
          </w:rPr>
          <w:t>28</w:t>
        </w:r>
      </w:ins>
      <w:r>
        <w:rPr>
          <w:rFonts w:ascii="宋体" w:hAnsi="宋体" w:eastAsia="宋体" w:cs="宋体"/>
          <w:color w:val="5B636E"/>
          <w:kern w:val="0"/>
          <w:sz w:val="21"/>
          <w:szCs w:val="21"/>
          <w:highlight w:val="yellow"/>
          <w:lang w:val="en-US" w:eastAsia="zh-CN" w:bidi="ar"/>
          <w:rPrChange w:id="7" w:author="小金鱼 [2]" w:date="2026-09-09T14:18:56Z">
            <w:rPr>
              <w:rFonts w:ascii="宋体" w:hAnsi="宋体" w:eastAsia="宋体" w:cs="宋体"/>
              <w:color w:val="5B636E"/>
              <w:kern w:val="0"/>
              <w:sz w:val="21"/>
              <w:szCs w:val="21"/>
              <w:lang w:val="en-US" w:eastAsia="zh-CN" w:bidi="ar"/>
            </w:rPr>
          </w:rPrChange>
        </w:rPr>
        <w:t>, 2026</w:t>
      </w:r>
      <w:bookmarkEnd w:id="0"/>
      <w:r>
        <w:rPr>
          <w:rFonts w:ascii="宋体" w:hAnsi="宋体" w:eastAsia="宋体" w:cs="宋体"/>
          <w:color w:val="5B636E"/>
          <w:kern w:val="0"/>
          <w:sz w:val="21"/>
          <w:szCs w:val="21"/>
          <w:lang w:val="en-US" w:eastAsia="zh-CN" w:bidi="ar"/>
        </w:rPr>
        <w:t xml:space="preserve">  Effective Date: </w:t>
      </w:r>
      <w:ins w:id="8" w:author="小金鱼" w:date="2026-08-28T16:00:57Z">
        <w:r>
          <w:rPr>
            <w:rFonts w:hint="eastAsia" w:ascii="宋体" w:hAnsi="宋体" w:eastAsia="宋体" w:cs="宋体"/>
            <w:color w:val="5B636E"/>
            <w:kern w:val="0"/>
            <w:sz w:val="21"/>
            <w:szCs w:val="21"/>
            <w:highlight w:val="yellow"/>
            <w:lang w:val="en-US" w:eastAsia="zh-CN" w:bidi="ar"/>
            <w:rPrChange w:id="9" w:author="小金鱼 [2]" w:date="2026-09-09T14:18:40Z">
              <w:rPr>
                <w:rFonts w:hint="eastAsia" w:ascii="宋体" w:hAnsi="宋体" w:eastAsia="宋体" w:cs="宋体"/>
                <w:color w:val="5B636E"/>
                <w:kern w:val="0"/>
                <w:sz w:val="21"/>
                <w:szCs w:val="21"/>
                <w:lang w:val="en-US" w:eastAsia="zh-CN" w:bidi="ar"/>
              </w:rPr>
            </w:rPrChange>
          </w:rPr>
          <w:t>To be completed</w:t>
        </w:r>
      </w:ins>
      <w:ins w:id="11" w:author="小金鱼" w:date="2026-08-28T16:00:57Z">
        <w:r>
          <w:rPr>
            <w:rFonts w:hint="eastAsia" w:ascii="宋体" w:hAnsi="宋体" w:eastAsia="宋体" w:cs="宋体"/>
            <w:color w:val="5B636E"/>
            <w:kern w:val="0"/>
            <w:sz w:val="21"/>
            <w:szCs w:val="21"/>
            <w:lang w:val="en-US" w:eastAsia="zh-CN" w:bidi="ar"/>
          </w:rPr>
          <w:t xml:space="preserve"> </w:t>
        </w:r>
      </w:ins>
      <w:del w:id="12" w:author="小金鱼" w:date="2026-08-28T16:00:56Z">
        <w:r>
          <w:rPr>
            <w:rFonts w:hint="eastAsia" w:ascii="宋体" w:hAnsi="宋体" w:eastAsia="宋体" w:cs="宋体"/>
            <w:color w:val="5B636E"/>
            <w:kern w:val="0"/>
            <w:sz w:val="21"/>
            <w:szCs w:val="21"/>
            <w:lang w:val="en-US" w:eastAsia="zh-CN" w:bidi="ar"/>
          </w:rPr>
          <w:delText>2026 年 8 月 13 日</w:delText>
        </w:r>
      </w:del>
      <w:r>
        <w:rPr>
          <w:rFonts w:ascii="宋体" w:hAnsi="宋体" w:eastAsia="宋体" w:cs="宋体"/>
          <w:color w:val="5B636E"/>
          <w:kern w:val="0"/>
          <w:sz w:val="21"/>
          <w:szCs w:val="21"/>
          <w:lang w:val="en-US" w:eastAsia="zh-CN" w:bidi="ar"/>
        </w:rPr>
        <w:t xml:space="preserve"> Version: </w:t>
      </w:r>
      <w:del w:id="13" w:author="小金鱼" w:date="2026-08-28T16:01:01Z">
        <w:r>
          <w:rPr>
            <w:rFonts w:hint="default" w:ascii="宋体" w:hAnsi="宋体" w:eastAsia="宋体" w:cs="宋体"/>
            <w:color w:val="5B636E"/>
            <w:kern w:val="0"/>
            <w:sz w:val="21"/>
            <w:szCs w:val="21"/>
            <w:lang w:val="en-US" w:eastAsia="zh-CN" w:bidi="ar"/>
          </w:rPr>
          <w:delText>v3</w:delText>
        </w:r>
      </w:del>
      <w:ins w:id="14" w:author="小金鱼" w:date="2026-08-28T16:01:01Z">
        <w:r>
          <w:rPr>
            <w:rFonts w:hint="eastAsia" w:ascii="宋体" w:hAnsi="宋体" w:eastAsia="宋体" w:cs="宋体"/>
            <w:color w:val="5B636E"/>
            <w:kern w:val="0"/>
            <w:sz w:val="21"/>
            <w:szCs w:val="21"/>
            <w:lang w:val="en-US" w:eastAsia="zh-CN" w:bidi="ar"/>
          </w:rPr>
          <w:t>VI</w:t>
        </w:r>
      </w:ins>
      <w:r>
        <w:rPr>
          <w:rFonts w:ascii="宋体" w:hAnsi="宋体" w:eastAsia="宋体" w:cs="宋体"/>
          <w:color w:val="5B636E"/>
          <w:kern w:val="0"/>
          <w:sz w:val="21"/>
          <w:szCs w:val="21"/>
          <w:lang w:val="en-US" w:eastAsia="zh-CN" w:bidi="ar"/>
        </w:rPr>
        <w:t>.0</w:t>
      </w:r>
    </w:p>
    <w:p w14:paraId="76619395">
      <w:pPr>
        <w:pStyle w:val="5"/>
        <w:keepNext w:val="0"/>
        <w:keepLines w:val="0"/>
        <w:widowControl/>
        <w:suppressLineNumbers w:val="0"/>
        <w:spacing w:before="240" w:beforeAutospacing="0" w:after="240" w:afterAutospacing="0"/>
        <w:ind w:left="0" w:right="0"/>
        <w:rPr>
          <w:color w:val="1F2328"/>
        </w:rPr>
      </w:pPr>
      <w:r>
        <w:rPr>
          <w:rStyle w:val="8"/>
          <w:rFonts w:ascii="微软雅黑" w:hAnsi="微软雅黑" w:eastAsia="微软雅黑" w:cs="微软雅黑"/>
          <w:b/>
          <w:bCs/>
          <w:i w:val="0"/>
          <w:iCs w:val="0"/>
          <w:caps w:val="0"/>
          <w:color w:val="1F2328"/>
          <w:spacing w:val="0"/>
          <w:sz w:val="22"/>
          <w:szCs w:val="22"/>
        </w:rPr>
        <w:t xml:space="preserve">BoltStar (Shenzhen) New Energy Technology Co., Ltd. </w:t>
      </w:r>
      <w:r>
        <w:rPr>
          <w:rFonts w:hint="eastAsia" w:ascii="微软雅黑" w:hAnsi="微软雅黑" w:eastAsia="微软雅黑" w:cs="微软雅黑"/>
          <w:i w:val="0"/>
          <w:iCs w:val="0"/>
          <w:caps w:val="0"/>
          <w:color w:val="1F2328"/>
          <w:spacing w:val="0"/>
          <w:sz w:val="22"/>
          <w:szCs w:val="22"/>
        </w:rPr>
        <w:t>("we") is the operator and personal information processor of the BoltStar e-paper photo frame and its companion app (including the iOS app, the Android app, and the WeChat mini program, hereinafter collectively the "App").</w:t>
      </w:r>
    </w:p>
    <w:p w14:paraId="182E2C7A">
      <w:pPr>
        <w:pStyle w:val="5"/>
        <w:keepNext w:val="0"/>
        <w:keepLines w:val="0"/>
        <w:widowControl/>
        <w:suppressLineNumbers w:val="0"/>
        <w:spacing w:before="240" w:beforeAutospacing="0" w:after="240" w:afterAutospacing="0"/>
        <w:ind w:left="0" w:right="0"/>
        <w:rPr>
          <w:color w:val="1F2328"/>
        </w:rPr>
      </w:pPr>
      <w:r>
        <w:rPr>
          <w:rFonts w:hint="eastAsia" w:ascii="微软雅黑" w:hAnsi="微软雅黑" w:eastAsia="微软雅黑" w:cs="微软雅黑"/>
          <w:i w:val="0"/>
          <w:iCs w:val="0"/>
          <w:caps w:val="0"/>
          <w:color w:val="1F2328"/>
          <w:spacing w:val="0"/>
          <w:sz w:val="22"/>
          <w:szCs w:val="22"/>
        </w:rPr>
        <w:t xml:space="preserve">We understand how important personal information is to you. This Policy explains </w:t>
      </w:r>
      <w:r>
        <w:rPr>
          <w:rStyle w:val="8"/>
          <w:rFonts w:hint="eastAsia" w:ascii="微软雅黑" w:hAnsi="微软雅黑" w:eastAsia="微软雅黑" w:cs="微软雅黑"/>
          <w:b/>
          <w:bCs/>
          <w:i w:val="0"/>
          <w:iCs w:val="0"/>
          <w:caps w:val="0"/>
          <w:color w:val="1F2328"/>
          <w:spacing w:val="0"/>
          <w:sz w:val="22"/>
          <w:szCs w:val="22"/>
        </w:rPr>
        <w:t>what information we collect and why, how we use and share it, and how long we keep it</w:t>
      </w:r>
      <w:r>
        <w:rPr>
          <w:rFonts w:hint="eastAsia" w:ascii="微软雅黑" w:hAnsi="微软雅黑" w:eastAsia="微软雅黑" w:cs="微软雅黑"/>
          <w:i w:val="0"/>
          <w:iCs w:val="0"/>
          <w:caps w:val="0"/>
          <w:color w:val="1F2328"/>
          <w:spacing w:val="0"/>
          <w:sz w:val="22"/>
          <w:szCs w:val="22"/>
        </w:rPr>
        <w:t xml:space="preserve">, as well as </w:t>
      </w:r>
      <w:r>
        <w:rPr>
          <w:rStyle w:val="8"/>
          <w:rFonts w:hint="eastAsia" w:ascii="微软雅黑" w:hAnsi="微软雅黑" w:eastAsia="微软雅黑" w:cs="微软雅黑"/>
          <w:b/>
          <w:bCs/>
          <w:i w:val="0"/>
          <w:iCs w:val="0"/>
          <w:caps w:val="0"/>
          <w:color w:val="1F2328"/>
          <w:spacing w:val="0"/>
          <w:sz w:val="22"/>
          <w:szCs w:val="22"/>
        </w:rPr>
        <w:t>how you can exercise your rights</w:t>
      </w:r>
      <w:r>
        <w:rPr>
          <w:rFonts w:hint="eastAsia" w:ascii="微软雅黑" w:hAnsi="微软雅黑" w:eastAsia="微软雅黑" w:cs="微软雅黑"/>
          <w:i w:val="0"/>
          <w:iCs w:val="0"/>
          <w:caps w:val="0"/>
          <w:color w:val="1F2328"/>
          <w:spacing w:val="0"/>
          <w:sz w:val="22"/>
          <w:szCs w:val="22"/>
        </w:rPr>
        <w:t xml:space="preserve">. Provisions closely related to your rights and interests, and parts involving sensitive personal information and system permissions, are highlighted in </w:t>
      </w:r>
      <w:r>
        <w:rPr>
          <w:rStyle w:val="8"/>
          <w:rFonts w:hint="eastAsia" w:ascii="微软雅黑" w:hAnsi="微软雅黑" w:eastAsia="微软雅黑" w:cs="微软雅黑"/>
          <w:b/>
          <w:bCs/>
          <w:i w:val="0"/>
          <w:iCs w:val="0"/>
          <w:caps w:val="0"/>
          <w:color w:val="1F2328"/>
          <w:spacing w:val="0"/>
          <w:sz w:val="22"/>
          <w:szCs w:val="22"/>
        </w:rPr>
        <w:t>bold</w:t>
      </w:r>
      <w:r>
        <w:rPr>
          <w:rFonts w:hint="eastAsia" w:ascii="微软雅黑" w:hAnsi="微软雅黑" w:eastAsia="微软雅黑" w:cs="微软雅黑"/>
          <w:i w:val="0"/>
          <w:iCs w:val="0"/>
          <w:caps w:val="0"/>
          <w:color w:val="1F2328"/>
          <w:spacing w:val="0"/>
          <w:sz w:val="22"/>
          <w:szCs w:val="22"/>
        </w:rPr>
        <w:t xml:space="preserve">; please read them with particular care. </w:t>
      </w:r>
      <w:r>
        <w:rPr>
          <w:rStyle w:val="8"/>
          <w:rFonts w:hint="eastAsia" w:ascii="微软雅黑" w:hAnsi="微软雅黑" w:eastAsia="微软雅黑" w:cs="微软雅黑"/>
          <w:b/>
          <w:bCs/>
          <w:i w:val="0"/>
          <w:iCs w:val="0"/>
          <w:caps w:val="0"/>
          <w:color w:val="1F2328"/>
          <w:spacing w:val="0"/>
          <w:sz w:val="22"/>
          <w:szCs w:val="22"/>
        </w:rPr>
        <w:t>The core functions of this App rely on Bluetooth and the photos you actively select; please make sure you understand this Policy before use.</w:t>
      </w:r>
    </w:p>
    <w:p w14:paraId="4131E649">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80" w:afterAutospacing="0"/>
        <w:ind w:left="0" w:right="0" w:firstLine="0"/>
        <w:jc w:val="left"/>
        <w:rPr>
          <w:rFonts w:hint="eastAsia" w:ascii="微软雅黑" w:hAnsi="微软雅黑" w:eastAsia="微软雅黑" w:cs="微软雅黑"/>
          <w:b/>
          <w:bCs/>
          <w:i w:val="0"/>
          <w:iCs w:val="0"/>
          <w:caps w:val="0"/>
          <w:color w:val="1F2328"/>
          <w:spacing w:val="0"/>
          <w:sz w:val="24"/>
          <w:szCs w:val="24"/>
        </w:rPr>
      </w:pPr>
      <w:r>
        <w:rPr>
          <w:rFonts w:hint="eastAsia" w:ascii="微软雅黑" w:hAnsi="微软雅黑" w:eastAsia="微软雅黑" w:cs="微软雅黑"/>
          <w:b/>
          <w:bCs/>
          <w:i w:val="0"/>
          <w:iCs w:val="0"/>
          <w:caps w:val="0"/>
          <w:color w:val="1F2328"/>
          <w:spacing w:val="0"/>
          <w:kern w:val="0"/>
          <w:sz w:val="24"/>
          <w:szCs w:val="24"/>
          <w:lang w:val="en-US" w:eastAsia="zh-CN" w:bidi="ar"/>
        </w:rPr>
        <w:t>Table of Contents</w:t>
      </w:r>
    </w:p>
    <w:p w14:paraId="7B47A3C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Scope of Application</w:t>
      </w:r>
      <w:r>
        <w:rPr>
          <w:rFonts w:hint="eastAsia" w:ascii="微软雅黑" w:hAnsi="微软雅黑" w:eastAsia="微软雅黑" w:cs="微软雅黑"/>
          <w:i w:val="0"/>
          <w:iCs w:val="0"/>
          <w:caps w:val="0"/>
          <w:color w:val="1F2328"/>
          <w:spacing w:val="0"/>
          <w:sz w:val="24"/>
          <w:szCs w:val="24"/>
          <w:u w:val="none"/>
        </w:rPr>
        <w:fldChar w:fldCharType="end"/>
      </w:r>
    </w:p>
    <w:p w14:paraId="4E9FA2AB">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How We Collect and Use Your Personal Information</w:t>
      </w:r>
      <w:r>
        <w:rPr>
          <w:rFonts w:hint="eastAsia" w:ascii="微软雅黑" w:hAnsi="微软雅黑" w:eastAsia="微软雅黑" w:cs="微软雅黑"/>
          <w:i w:val="0"/>
          <w:iCs w:val="0"/>
          <w:caps w:val="0"/>
          <w:color w:val="1F2328"/>
          <w:spacing w:val="0"/>
          <w:sz w:val="24"/>
          <w:szCs w:val="24"/>
          <w:u w:val="none"/>
        </w:rPr>
        <w:fldChar w:fldCharType="end"/>
      </w:r>
    </w:p>
    <w:p w14:paraId="7CB41519">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System Permissions We Invoke</w:t>
      </w:r>
      <w:r>
        <w:rPr>
          <w:rFonts w:hint="eastAsia" w:ascii="微软雅黑" w:hAnsi="微软雅黑" w:eastAsia="微软雅黑" w:cs="微软雅黑"/>
          <w:i w:val="0"/>
          <w:iCs w:val="0"/>
          <w:caps w:val="0"/>
          <w:color w:val="1F2328"/>
          <w:spacing w:val="0"/>
          <w:sz w:val="24"/>
          <w:szCs w:val="24"/>
          <w:u w:val="none"/>
        </w:rPr>
        <w:fldChar w:fldCharType="end"/>
      </w:r>
    </w:p>
    <w:p w14:paraId="19DAECAB">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How We Use Local Storage</w:t>
      </w:r>
      <w:r>
        <w:rPr>
          <w:rFonts w:hint="eastAsia" w:ascii="微软雅黑" w:hAnsi="微软雅黑" w:eastAsia="微软雅黑" w:cs="微软雅黑"/>
          <w:i w:val="0"/>
          <w:iCs w:val="0"/>
          <w:caps w:val="0"/>
          <w:color w:val="1F2328"/>
          <w:spacing w:val="0"/>
          <w:sz w:val="24"/>
          <w:szCs w:val="24"/>
          <w:u w:val="none"/>
        </w:rPr>
        <w:fldChar w:fldCharType="end"/>
      </w:r>
    </w:p>
    <w:p w14:paraId="6D681011">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How We Share, Transfer, and Publicly Disclose</w:t>
      </w:r>
      <w:r>
        <w:rPr>
          <w:rFonts w:hint="eastAsia" w:ascii="微软雅黑" w:hAnsi="微软雅黑" w:eastAsia="微软雅黑" w:cs="微软雅黑"/>
          <w:i w:val="0"/>
          <w:iCs w:val="0"/>
          <w:caps w:val="0"/>
          <w:color w:val="1F2328"/>
          <w:spacing w:val="0"/>
          <w:sz w:val="24"/>
          <w:szCs w:val="24"/>
          <w:u w:val="none"/>
        </w:rPr>
        <w:fldChar w:fldCharType="end"/>
      </w:r>
    </w:p>
    <w:p w14:paraId="295F0F08">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"s6"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List of Third-Party SDKs / Plugins and Services</w:t>
      </w:r>
      <w:r>
        <w:rPr>
          <w:rFonts w:hint="eastAsia" w:ascii="微软雅黑" w:hAnsi="微软雅黑" w:eastAsia="微软雅黑" w:cs="微软雅黑"/>
          <w:i w:val="0"/>
          <w:iCs w:val="0"/>
          <w:caps w:val="0"/>
          <w:color w:val="1F2328"/>
          <w:spacing w:val="0"/>
          <w:sz w:val="24"/>
          <w:szCs w:val="24"/>
          <w:u w:val="none"/>
        </w:rPr>
        <w:fldChar w:fldCharType="end"/>
      </w:r>
    </w:p>
    <w:p w14:paraId="2D1D58ED">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"s7"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Storage Location and Retention Periods</w:t>
      </w:r>
      <w:r>
        <w:rPr>
          <w:rFonts w:hint="eastAsia" w:ascii="微软雅黑" w:hAnsi="微软雅黑" w:eastAsia="微软雅黑" w:cs="微软雅黑"/>
          <w:i w:val="0"/>
          <w:iCs w:val="0"/>
          <w:caps w:val="0"/>
          <w:color w:val="1F2328"/>
          <w:spacing w:val="0"/>
          <w:sz w:val="24"/>
          <w:szCs w:val="24"/>
          <w:u w:val="none"/>
        </w:rPr>
        <w:fldChar w:fldCharType="end"/>
      </w:r>
    </w:p>
    <w:p w14:paraId="2050EFFC">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"s8"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Cross-Border Transfer of Personal Information</w:t>
      </w:r>
      <w:r>
        <w:rPr>
          <w:rFonts w:hint="eastAsia" w:ascii="微软雅黑" w:hAnsi="微软雅黑" w:eastAsia="微软雅黑" w:cs="微软雅黑"/>
          <w:i w:val="0"/>
          <w:iCs w:val="0"/>
          <w:caps w:val="0"/>
          <w:color w:val="1F2328"/>
          <w:spacing w:val="0"/>
          <w:sz w:val="24"/>
          <w:szCs w:val="24"/>
          <w:u w:val="none"/>
        </w:rPr>
        <w:fldChar w:fldCharType="end"/>
      </w:r>
    </w:p>
    <w:p w14:paraId="25C2F77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"s9"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How We Protect Your Personal Information</w:t>
      </w:r>
      <w:r>
        <w:rPr>
          <w:rFonts w:hint="eastAsia" w:ascii="微软雅黑" w:hAnsi="微软雅黑" w:eastAsia="微软雅黑" w:cs="微软雅黑"/>
          <w:i w:val="0"/>
          <w:iCs w:val="0"/>
          <w:caps w:val="0"/>
          <w:color w:val="1F2328"/>
          <w:spacing w:val="0"/>
          <w:sz w:val="24"/>
          <w:szCs w:val="24"/>
          <w:u w:val="none"/>
        </w:rPr>
        <w:fldChar w:fldCharType="end"/>
      </w:r>
    </w:p>
    <w:p w14:paraId="0CBB54F8">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"s10"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Your Rights</w:t>
      </w:r>
      <w:r>
        <w:rPr>
          <w:rFonts w:hint="eastAsia" w:ascii="微软雅黑" w:hAnsi="微软雅黑" w:eastAsia="微软雅黑" w:cs="微软雅黑"/>
          <w:i w:val="0"/>
          <w:iCs w:val="0"/>
          <w:caps w:val="0"/>
          <w:color w:val="1F2328"/>
          <w:spacing w:val="0"/>
          <w:sz w:val="24"/>
          <w:szCs w:val="24"/>
          <w:u w:val="none"/>
        </w:rPr>
        <w:fldChar w:fldCharType="end"/>
      </w:r>
    </w:p>
    <w:p w14:paraId="1B467113">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Protection of Minors</w:t>
      </w:r>
      <w:r>
        <w:rPr>
          <w:rFonts w:hint="eastAsia" w:ascii="微软雅黑" w:hAnsi="微软雅黑" w:eastAsia="微软雅黑" w:cs="微软雅黑"/>
          <w:i w:val="0"/>
          <w:iCs w:val="0"/>
          <w:caps w:val="0"/>
          <w:color w:val="1F2328"/>
          <w:spacing w:val="0"/>
          <w:sz w:val="24"/>
          <w:szCs w:val="24"/>
          <w:u w:val="none"/>
        </w:rPr>
        <w:fldChar w:fldCharType="end"/>
      </w:r>
    </w:p>
    <w:p w14:paraId="2CD62107">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Updates to This Policy</w:t>
      </w:r>
      <w:r>
        <w:rPr>
          <w:rFonts w:hint="eastAsia" w:ascii="微软雅黑" w:hAnsi="微软雅黑" w:eastAsia="微软雅黑" w:cs="微软雅黑"/>
          <w:i w:val="0"/>
          <w:iCs w:val="0"/>
          <w:caps w:val="0"/>
          <w:color w:val="1F2328"/>
          <w:spacing w:val="0"/>
          <w:sz w:val="24"/>
          <w:szCs w:val="24"/>
          <w:u w:val="none"/>
        </w:rPr>
        <w:fldChar w:fldCharType="end"/>
      </w:r>
    </w:p>
    <w:p w14:paraId="393D319E">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How to Contact Us</w:t>
      </w:r>
      <w:r>
        <w:rPr>
          <w:rFonts w:hint="eastAsia" w:ascii="微软雅黑" w:hAnsi="微软雅黑" w:eastAsia="微软雅黑" w:cs="微软雅黑"/>
          <w:i w:val="0"/>
          <w:iCs w:val="0"/>
          <w:caps w:val="0"/>
          <w:color w:val="1F2328"/>
          <w:spacing w:val="0"/>
          <w:sz w:val="24"/>
          <w:szCs w:val="24"/>
          <w:u w:val="none"/>
        </w:rPr>
        <w:fldChar w:fldCharType="end"/>
      </w:r>
    </w:p>
    <w:p w14:paraId="6E6A6A3A">
      <w:pPr>
        <w:keepNext w:val="0"/>
        <w:keepLines w:val="0"/>
        <w:widowControl/>
        <w:numPr>
          <w:ilvl w:val="0"/>
          <w:numId w:val="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"file:///C:/Users/qhm07/Downloads/privacy-policy.html" \l "s14"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9"/>
          <w:rFonts w:hint="eastAsia" w:ascii="微软雅黑" w:hAnsi="微软雅黑" w:eastAsia="微软雅黑" w:cs="微软雅黑"/>
          <w:i w:val="0"/>
          <w:iCs w:val="0"/>
          <w:caps w:val="0"/>
          <w:color w:val="1F2328"/>
          <w:spacing w:val="0"/>
          <w:sz w:val="24"/>
          <w:szCs w:val="24"/>
          <w:u w:val="none"/>
        </w:rPr>
        <w:t>Appendix: List of Personal Information Collected</w:t>
      </w:r>
      <w:r>
        <w:rPr>
          <w:rFonts w:hint="eastAsia" w:ascii="微软雅黑" w:hAnsi="微软雅黑" w:eastAsia="微软雅黑" w:cs="微软雅黑"/>
          <w:i w:val="0"/>
          <w:iCs w:val="0"/>
          <w:caps w:val="0"/>
          <w:color w:val="1F2328"/>
          <w:spacing w:val="0"/>
          <w:sz w:val="24"/>
          <w:szCs w:val="24"/>
          <w:u w:val="none"/>
        </w:rPr>
        <w:fldChar w:fldCharType="end"/>
      </w:r>
    </w:p>
    <w:p w14:paraId="284F896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 Scope of Application</w:t>
      </w:r>
    </w:p>
    <w:p w14:paraId="29DA2E15">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This Policy applies to the following products and services we provide under the BoltStar brand: the iOS app, the Android app, and the WeChat mini program, as well as their connection and data transmission with the BoltStar e-paper photo frame (the "Device").</w:t>
      </w:r>
    </w:p>
    <w:p w14:paraId="117C873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This Policy </w:t>
      </w:r>
      <w:r>
        <w:rPr>
          <w:rStyle w:val="8"/>
          <w:rFonts w:hint="eastAsia" w:ascii="微软雅黑" w:hAnsi="微软雅黑" w:eastAsia="微软雅黑" w:cs="微软雅黑"/>
          <w:b/>
          <w:bCs/>
          <w:i w:val="0"/>
          <w:iCs w:val="0"/>
          <w:caps w:val="0"/>
          <w:color w:val="1F2328"/>
          <w:spacing w:val="0"/>
          <w:sz w:val="24"/>
          <w:szCs w:val="24"/>
          <w:shd w:val="clear" w:fill="FFFFFF"/>
        </w:rPr>
        <w:t xml:space="preserve">does not apply to </w:t>
      </w:r>
      <w:r>
        <w:rPr>
          <w:rFonts w:hint="eastAsia" w:ascii="微软雅黑" w:hAnsi="微软雅黑" w:eastAsia="微软雅黑" w:cs="微软雅黑"/>
          <w:i w:val="0"/>
          <w:iCs w:val="0"/>
          <w:caps w:val="0"/>
          <w:color w:val="1F2328"/>
          <w:spacing w:val="0"/>
          <w:sz w:val="24"/>
          <w:szCs w:val="24"/>
          <w:shd w:val="clear" w:fill="FFFFFF"/>
        </w:rPr>
        <w:t>(1) third-party services you navigate to from this App (such as WeChat Pay and Apple In-App Purchase), where your information is handled by the third parties under their own privacy policies; and (2) other apps you install yourself.</w:t>
      </w:r>
    </w:p>
    <w:p w14:paraId="3F6F9AD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For specific notices about AI features, see also the in-app BoltStar AI Service Agreement; where this Policy is inconsistent with it, the provisions on AI data processing in the BoltStar AI Service Agreement shall prevail.</w:t>
      </w:r>
    </w:p>
    <w:p w14:paraId="5AEC0C2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2. How We Collect and Use Your Personal Information</w:t>
      </w:r>
    </w:p>
    <w:p w14:paraId="656D47C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We collect information only to achieve the specific business functions below, in accordance with the </w:t>
      </w:r>
      <w:r>
        <w:rPr>
          <w:rStyle w:val="8"/>
          <w:rFonts w:hint="eastAsia" w:ascii="微软雅黑" w:hAnsi="微软雅黑" w:eastAsia="微软雅黑" w:cs="微软雅黑"/>
          <w:b/>
          <w:bCs/>
          <w:i w:val="0"/>
          <w:iCs w:val="0"/>
          <w:caps w:val="0"/>
          <w:color w:val="1F2328"/>
          <w:spacing w:val="0"/>
          <w:sz w:val="24"/>
          <w:szCs w:val="24"/>
          <w:shd w:val="clear" w:fill="FFFFFF"/>
        </w:rPr>
        <w:t>minimum necessity</w:t>
      </w:r>
      <w:r>
        <w:rPr>
          <w:rFonts w:hint="eastAsia" w:ascii="微软雅黑" w:hAnsi="微软雅黑" w:eastAsia="微软雅黑" w:cs="微软雅黑"/>
          <w:i w:val="0"/>
          <w:iCs w:val="0"/>
          <w:caps w:val="0"/>
          <w:color w:val="1F2328"/>
          <w:spacing w:val="0"/>
          <w:sz w:val="24"/>
          <w:szCs w:val="24"/>
          <w:shd w:val="clear" w:fill="FFFFFF"/>
        </w:rPr>
        <w:t xml:space="preserve"> principle. </w:t>
      </w:r>
      <w:r>
        <w:rPr>
          <w:rStyle w:val="8"/>
          <w:rFonts w:hint="eastAsia" w:ascii="微软雅黑" w:hAnsi="微软雅黑" w:eastAsia="微软雅黑" w:cs="微软雅黑"/>
          <w:b/>
          <w:bCs/>
          <w:i w:val="0"/>
          <w:iCs w:val="0"/>
          <w:caps w:val="0"/>
          <w:color w:val="1F2328"/>
          <w:spacing w:val="0"/>
          <w:sz w:val="24"/>
          <w:szCs w:val="24"/>
          <w:shd w:val="clear" w:fill="FFFFFF"/>
        </w:rPr>
        <w:t>Refusing to provide non-essential information does not affect your use of other functions.</w:t>
      </w:r>
    </w:p>
    <w:p w14:paraId="7F9C9309">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2.1 Account Registration and Log-in (Essential Function)</w:t>
      </w:r>
    </w:p>
    <w:p w14:paraId="4B8C9490">
      <w:pPr>
        <w:keepNext w:val="0"/>
        <w:keepLines w:val="0"/>
        <w:widowControl/>
        <w:numPr>
          <w:ilvl w:val="0"/>
          <w:numId w:val="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Collection: mobile phone number </w:t>
      </w:r>
      <w:r>
        <w:rPr>
          <w:rFonts w:hint="eastAsia" w:ascii="微软雅黑" w:hAnsi="微软雅黑" w:eastAsia="微软雅黑" w:cs="微软雅黑"/>
          <w:i w:val="0"/>
          <w:iCs w:val="0"/>
          <w:caps w:val="0"/>
          <w:color w:val="1F2328"/>
          <w:spacing w:val="0"/>
          <w:sz w:val="24"/>
          <w:szCs w:val="24"/>
          <w:shd w:val="clear" w:fill="FFFFFF"/>
        </w:rPr>
        <w:t>(sensitive personal information). On the iOS / Android apps, it is obtained from your active input and verified via SMS; in the WeChat mini program, after you tap to authorize, it is provided by WeChat as encrypted phone number data and decrypted on our servers.</w:t>
      </w:r>
    </w:p>
    <w:p w14:paraId="75D126FE">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Collection: the </w:t>
      </w:r>
      <w:r>
        <w:rPr>
          <w:rStyle w:val="8"/>
          <w:rFonts w:hint="eastAsia" w:ascii="微软雅黑" w:hAnsi="微软雅黑" w:eastAsia="微软雅黑" w:cs="微软雅黑"/>
          <w:b/>
          <w:bCs/>
          <w:i w:val="0"/>
          <w:iCs w:val="0"/>
          <w:caps w:val="0"/>
          <w:color w:val="1F2328"/>
          <w:spacing w:val="0"/>
          <w:sz w:val="24"/>
          <w:szCs w:val="24"/>
          <w:shd w:val="clear" w:fill="FFFFFF"/>
        </w:rPr>
        <w:t xml:space="preserve">nickname and avatar </w:t>
      </w:r>
      <w:r>
        <w:rPr>
          <w:rFonts w:hint="eastAsia" w:ascii="微软雅黑" w:hAnsi="微软雅黑" w:eastAsia="微软雅黑" w:cs="微软雅黑"/>
          <w:i w:val="0"/>
          <w:iCs w:val="0"/>
          <w:caps w:val="0"/>
          <w:color w:val="1F2328"/>
          <w:spacing w:val="0"/>
          <w:sz w:val="24"/>
          <w:szCs w:val="24"/>
          <w:shd w:val="clear" w:fill="FFFFFF"/>
        </w:rPr>
        <w:t>you set within this App (optional; can be changed or left blank at any time).</w:t>
      </w:r>
    </w:p>
    <w:p w14:paraId="735B3958">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Generated and saved: your account identifier (user ID) and login credentials (Token).</w:t>
      </w:r>
    </w:p>
    <w:p w14:paraId="1C5D741F">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Purpose: to create and identify your account, save your device bindings and content, and safeguard account security.</w:t>
      </w:r>
    </w:p>
    <w:p w14:paraId="2FF70298">
      <w:pPr>
        <w:keepNext w:val="0"/>
        <w:keepLines w:val="0"/>
        <w:widowControl/>
        <w:numPr>
          <w:ilvl w:val="0"/>
          <w:numId w:val="2"/>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Note: </w:t>
      </w:r>
      <w:r>
        <w:rPr>
          <w:rStyle w:val="8"/>
          <w:rFonts w:hint="eastAsia" w:ascii="微软雅黑" w:hAnsi="微软雅黑" w:eastAsia="微软雅黑" w:cs="微软雅黑"/>
          <w:b/>
          <w:bCs/>
          <w:i w:val="0"/>
          <w:iCs w:val="0"/>
          <w:caps w:val="0"/>
          <w:color w:val="1F2328"/>
          <w:spacing w:val="0"/>
          <w:sz w:val="24"/>
          <w:szCs w:val="24"/>
          <w:shd w:val="clear" w:fill="FFFFFF"/>
        </w:rPr>
        <w:t xml:space="preserve">the mobile phone number is the unique identifier of your account; without it you cannot register, log in, or use functions that require an account </w:t>
      </w:r>
      <w:r>
        <w:rPr>
          <w:rFonts w:hint="eastAsia" w:ascii="微软雅黑" w:hAnsi="微软雅黑" w:eastAsia="微软雅黑" w:cs="微软雅黑"/>
          <w:i w:val="0"/>
          <w:iCs w:val="0"/>
          <w:caps w:val="0"/>
          <w:color w:val="1F2328"/>
          <w:spacing w:val="0"/>
          <w:sz w:val="24"/>
          <w:szCs w:val="24"/>
          <w:shd w:val="clear" w:fill="FFFFFF"/>
        </w:rPr>
        <w:t>(device binding, album, AI, Star Coins).</w:t>
      </w:r>
    </w:p>
    <w:p w14:paraId="30B36584">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2.2 Searching for, Binding, and Connecting the E-Paper Device (Essential Function)</w:t>
      </w:r>
    </w:p>
    <w:p w14:paraId="6EA367B9">
      <w:pPr>
        <w:keepNext w:val="0"/>
        <w:keepLines w:val="0"/>
        <w:widowControl/>
        <w:numPr>
          <w:ilvl w:val="0"/>
          <w:numId w:val="3"/>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Bluetooth </w:t>
      </w:r>
      <w:r>
        <w:rPr>
          <w:rFonts w:hint="eastAsia" w:ascii="微软雅黑" w:hAnsi="微软雅黑" w:eastAsia="微软雅黑" w:cs="微软雅黑"/>
          <w:i w:val="0"/>
          <w:iCs w:val="0"/>
          <w:caps w:val="0"/>
          <w:color w:val="1F2328"/>
          <w:spacing w:val="0"/>
          <w:sz w:val="24"/>
          <w:szCs w:val="24"/>
          <w:shd w:val="clear" w:fill="FFFFFF"/>
        </w:rPr>
        <w:t xml:space="preserve">. Used to search for nearby BoltStar devices, establish connections with them, and send and receive commands. </w:t>
      </w:r>
      <w:r>
        <w:rPr>
          <w:rStyle w:val="8"/>
          <w:rFonts w:hint="eastAsia" w:ascii="微软雅黑" w:hAnsi="微软雅黑" w:eastAsia="微软雅黑" w:cs="微软雅黑"/>
          <w:b/>
          <w:bCs/>
          <w:i w:val="0"/>
          <w:iCs w:val="0"/>
          <w:caps w:val="0"/>
          <w:color w:val="1F2328"/>
          <w:spacing w:val="0"/>
          <w:sz w:val="24"/>
          <w:szCs w:val="24"/>
          <w:shd w:val="clear" w:fill="FFFFFF"/>
        </w:rPr>
        <w:t xml:space="preserve">We scan only for BoltStar Bluetooth devices supported by this App </w:t>
      </w:r>
      <w:r>
        <w:rPr>
          <w:rFonts w:hint="eastAsia" w:ascii="微软雅黑" w:hAnsi="微软雅黑" w:eastAsia="微软雅黑" w:cs="微软雅黑"/>
          <w:i w:val="0"/>
          <w:iCs w:val="0"/>
          <w:caps w:val="0"/>
          <w:color w:val="1F2328"/>
          <w:spacing w:val="0"/>
          <w:sz w:val="24"/>
          <w:szCs w:val="24"/>
          <w:shd w:val="clear" w:fill="FFFFFF"/>
        </w:rPr>
        <w:t xml:space="preserve"> and will not scan for or connect to Bluetooth devices of other brands or types.</w:t>
      </w:r>
    </w:p>
    <w:p w14:paraId="68416F2B">
      <w:pPr>
        <w:keepNext w:val="0"/>
        <w:keepLines w:val="0"/>
        <w:widowControl/>
        <w:numPr>
          <w:ilvl w:val="0"/>
          <w:numId w:val="3"/>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Location </w:t>
      </w:r>
      <w:r>
        <w:rPr>
          <w:rFonts w:hint="eastAsia" w:ascii="微软雅黑" w:hAnsi="微软雅黑" w:eastAsia="微软雅黑" w:cs="微软雅黑"/>
          <w:i w:val="0"/>
          <w:iCs w:val="0"/>
          <w:caps w:val="0"/>
          <w:color w:val="1F2328"/>
          <w:spacing w:val="0"/>
          <w:sz w:val="24"/>
          <w:szCs w:val="24"/>
          <w:shd w:val="clear" w:fill="FFFFFF"/>
        </w:rPr>
        <w:t>. Both iOS and Android require an app to obtain location permission before scanning for nearby low-energy Bluetooth devices, which is why we request this permission; this App only temporarily uses the system permission credential for Bluetooth device search, and does not collect, store, upload, or analyze your geographic location coordinates or movement tracks, nor use the location permission for advertising, user profiling, or other purposes.</w:t>
      </w:r>
      <w:del w:id="15" w:author="小金鱼" w:date="2026-08-28T16:06:00Z">
        <w:r>
          <w:rPr>
            <w:rStyle w:val="8"/>
            <w:rFonts w:hint="eastAsia" w:ascii="微软雅黑" w:hAnsi="微软雅黑" w:eastAsia="微软雅黑" w:cs="微软雅黑"/>
            <w:b/>
            <w:bCs/>
            <w:i w:val="0"/>
            <w:iCs w:val="0"/>
            <w:caps w:val="0"/>
            <w:color w:val="1F2328"/>
            <w:spacing w:val="0"/>
            <w:sz w:val="24"/>
            <w:szCs w:val="24"/>
            <w:shd w:val="clear" w:fill="FFFFFF"/>
          </w:rPr>
          <w:delText>iOS 与 Android 操作系统均要求 App 取得位置权限后才能扫描附近的低功耗蓝牙设备</w:delText>
        </w:r>
      </w:del>
      <w:del w:id="16" w:author="小金鱼" w:date="2026-08-28T16:06:00Z">
        <w:r>
          <w:rPr>
            <w:rFonts w:hint="eastAsia" w:ascii="微软雅黑" w:hAnsi="微软雅黑" w:eastAsia="微软雅黑" w:cs="微软雅黑"/>
            <w:i w:val="0"/>
            <w:iCs w:val="0"/>
            <w:caps w:val="0"/>
            <w:color w:val="1F2328"/>
            <w:spacing w:val="0"/>
            <w:sz w:val="24"/>
            <w:szCs w:val="24"/>
            <w:shd w:val="clear" w:fill="FFFFFF"/>
          </w:rPr>
          <w:delText>，我们因此需要申请该权限。</w:delText>
        </w:r>
      </w:del>
      <w:del w:id="17" w:author="小金鱼" w:date="2026-08-28T16:06:00Z">
        <w:r>
          <w:rPr>
            <w:rStyle w:val="8"/>
            <w:rFonts w:hint="eastAsia" w:ascii="微软雅黑" w:hAnsi="微软雅黑" w:eastAsia="微软雅黑" w:cs="微软雅黑"/>
            <w:b/>
            <w:bCs/>
            <w:i w:val="0"/>
            <w:iCs w:val="0"/>
            <w:caps w:val="0"/>
            <w:color w:val="1F2328"/>
            <w:spacing w:val="0"/>
            <w:sz w:val="24"/>
            <w:szCs w:val="24"/>
            <w:shd w:val="clear" w:fill="FFFFFF"/>
          </w:rPr>
          <w:delText>我们仅将其用于蓝牙扫描这一目的，不会记录、上传或分析您的位置轨迹</w:delText>
        </w:r>
      </w:del>
      <w:del w:id="18" w:author="小金鱼" w:date="2026-08-28T16:06:00Z">
        <w:r>
          <w:rPr>
            <w:rFonts w:hint="eastAsia" w:ascii="微软雅黑" w:hAnsi="微软雅黑" w:eastAsia="微软雅黑" w:cs="微软雅黑"/>
            <w:i w:val="0"/>
            <w:iCs w:val="0"/>
            <w:caps w:val="0"/>
            <w:color w:val="1F2328"/>
            <w:spacing w:val="0"/>
            <w:sz w:val="24"/>
            <w:szCs w:val="24"/>
            <w:shd w:val="clear" w:fill="FFFFFF"/>
          </w:rPr>
          <w:delText>，也不会将定位结果用于广告或画像</w:delText>
        </w:r>
      </w:del>
    </w:p>
    <w:p w14:paraId="110BB4F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(from the device itself, not from your phone): the device hardware ID (serial number), device model and screen specifications, firmware version, battery level, and the status of image storage slots in the device.</w:t>
      </w:r>
    </w:p>
    <w:p w14:paraId="1944028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the name you set for the device, and the slideshow playback mode and switching interval.</w:t>
      </w:r>
    </w:p>
    <w:p w14:paraId="6209B2A0">
      <w:pPr>
        <w:keepNext w:val="0"/>
        <w:keepLines w:val="0"/>
        <w:widowControl/>
        <w:numPr>
          <w:ilvl w:val="0"/>
          <w:numId w:val="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Purpose: to bind the device to your account, display device status in the app, correctly transfer and delete images on the device, and determine whether a firmware upgrade is needed.</w:t>
      </w:r>
    </w:p>
    <w:p w14:paraId="006719B7">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2.3 Photo Casting and "My Album" (Core Function)</w:t>
      </w:r>
    </w:p>
    <w:p w14:paraId="46B6624B">
      <w:pPr>
        <w:keepNext w:val="0"/>
        <w:keepLines w:val="0"/>
        <w:widowControl/>
        <w:numPr>
          <w:ilvl w:val="0"/>
          <w:numId w:val="4"/>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photo album (read) </w:t>
      </w:r>
      <w:r>
        <w:rPr>
          <w:rFonts w:hint="eastAsia" w:ascii="微软雅黑" w:hAnsi="微软雅黑" w:eastAsia="微软雅黑" w:cs="微软雅黑"/>
          <w:i w:val="0"/>
          <w:iCs w:val="0"/>
          <w:caps w:val="0"/>
          <w:color w:val="1F2328"/>
          <w:spacing w:val="0"/>
          <w:sz w:val="24"/>
          <w:szCs w:val="24"/>
          <w:shd w:val="clear" w:fill="FFFFFF"/>
        </w:rPr>
        <w:t xml:space="preserve">. The system picker is opened only when you actively tap "Select Photos"; </w:t>
      </w:r>
      <w:r>
        <w:rPr>
          <w:rStyle w:val="8"/>
          <w:rFonts w:hint="eastAsia" w:ascii="微软雅黑" w:hAnsi="微软雅黑" w:eastAsia="微软雅黑" w:cs="微软雅黑"/>
          <w:b/>
          <w:bCs/>
          <w:i w:val="0"/>
          <w:iCs w:val="0"/>
          <w:caps w:val="0"/>
          <w:color w:val="1F2328"/>
          <w:spacing w:val="0"/>
          <w:sz w:val="24"/>
          <w:szCs w:val="24"/>
          <w:shd w:val="clear" w:fill="FFFFFF"/>
        </w:rPr>
        <w:t>we receive only the photos you actively select this time, and will not read, scan, or upload other photos in your album.</w:t>
      </w:r>
    </w:p>
    <w:p w14:paraId="125009A3">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and processing: the photos you select will be cropped, compressed, and converted into a device-displayable image format on your phone; to complete the conversion and create casting records, the photos are uploaded to our servers and the image processing service (see Section 5), and then transferred to your device via Bluetooth.</w:t>
      </w:r>
    </w:p>
    <w:p w14:paraId="3F63898B">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casting records (time, target device, storage slot of the image in the device, and result status).</w:t>
      </w:r>
    </w:p>
    <w:p w14:paraId="1ED52FD8">
      <w:pPr>
        <w:keepNext w:val="0"/>
        <w:keepLines w:val="0"/>
        <w:widowControl/>
        <w:numPr>
          <w:ilvl w:val="0"/>
          <w:numId w:val="4"/>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Purpose: to complete casting, display and manage casted photos in "My Album", and support deleting photos in the device.</w:t>
      </w:r>
    </w:p>
    <w:p w14:paraId="079D25EF">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2.4 AI Creation (Optional Function)</w:t>
      </w:r>
    </w:p>
    <w:p w14:paraId="6366069F">
      <w:pPr>
        <w:keepNext w:val="0"/>
        <w:keepLines w:val="0"/>
        <w:widowControl/>
        <w:numPr>
          <w:ilvl w:val="0"/>
          <w:numId w:val="5"/>
        </w:numPr>
        <w:suppressLineNumbers w:val="0"/>
        <w:spacing w:before="60" w:beforeAutospacing="0" w:after="60" w:afterAutospacing="0"/>
        <w:ind w:left="0" w:right="0" w:hanging="360"/>
        <w:rPr>
          <w:ins w:id="19" w:author="小金鱼" w:date="2026-08-28T16:08:10Z"/>
          <w:color w:val="1F2328"/>
        </w:rPr>
      </w:pPr>
      <w:r>
        <w:rPr>
          <w:rFonts w:hint="eastAsia" w:ascii="微软雅黑" w:hAnsi="微软雅黑" w:eastAsia="微软雅黑" w:cs="微软雅黑"/>
          <w:i w:val="0"/>
          <w:iCs w:val="0"/>
          <w:caps w:val="0"/>
          <w:color w:val="1F2328"/>
          <w:spacing w:val="0"/>
          <w:sz w:val="24"/>
          <w:szCs w:val="24"/>
          <w:shd w:val="clear" w:fill="FFFFFF"/>
        </w:rPr>
        <w:t xml:space="preserve">Collection: the text </w:t>
      </w:r>
      <w:r>
        <w:rPr>
          <w:rStyle w:val="8"/>
          <w:rFonts w:hint="eastAsia" w:ascii="微软雅黑" w:hAnsi="微软雅黑" w:eastAsia="微软雅黑" w:cs="微软雅黑"/>
          <w:b/>
          <w:bCs/>
          <w:i w:val="0"/>
          <w:iCs w:val="0"/>
          <w:caps w:val="0"/>
          <w:color w:val="1F2328"/>
          <w:spacing w:val="0"/>
          <w:sz w:val="24"/>
          <w:szCs w:val="24"/>
          <w:shd w:val="clear" w:fill="FFFFFF"/>
        </w:rPr>
        <w:t xml:space="preserve">you actively type in AI conversations </w:t>
      </w:r>
      <w:r>
        <w:rPr>
          <w:rFonts w:hint="eastAsia" w:ascii="微软雅黑" w:hAnsi="微软雅黑" w:eastAsia="微软雅黑" w:cs="微软雅黑"/>
          <w:i w:val="0"/>
          <w:iCs w:val="0"/>
          <w:caps w:val="0"/>
          <w:color w:val="1F2328"/>
          <w:spacing w:val="0"/>
          <w:sz w:val="24"/>
          <w:szCs w:val="24"/>
          <w:shd w:val="clear" w:fill="FFFFFF"/>
        </w:rPr>
        <w:t xml:space="preserve">and </w:t>
      </w:r>
      <w:r>
        <w:rPr>
          <w:rStyle w:val="8"/>
          <w:rFonts w:hint="eastAsia" w:ascii="微软雅黑" w:hAnsi="微软雅黑" w:eastAsia="微软雅黑" w:cs="微软雅黑"/>
          <w:b/>
          <w:bCs/>
          <w:i w:val="0"/>
          <w:iCs w:val="0"/>
          <w:caps w:val="0"/>
          <w:color w:val="1F2328"/>
          <w:spacing w:val="0"/>
          <w:sz w:val="24"/>
          <w:szCs w:val="24"/>
          <w:shd w:val="clear" w:fill="FFFFFF"/>
        </w:rPr>
        <w:t xml:space="preserve">the images you actively upload </w:t>
      </w:r>
      <w:r>
        <w:rPr>
          <w:rFonts w:hint="eastAsia" w:ascii="微软雅黑" w:hAnsi="微软雅黑" w:eastAsia="微软雅黑" w:cs="微软雅黑"/>
          <w:i w:val="0"/>
          <w:iCs w:val="0"/>
          <w:caps w:val="0"/>
          <w:color w:val="1F2328"/>
          <w:spacing w:val="0"/>
          <w:sz w:val="24"/>
          <w:szCs w:val="24"/>
          <w:shd w:val="clear" w:fill="FFFFFF"/>
        </w:rPr>
        <w:t>(from the photo album or camera).</w:t>
      </w:r>
    </w:p>
    <w:p w14:paraId="33D85CAD">
      <w:pPr>
        <w:keepNext w:val="0"/>
        <w:keepLines w:val="0"/>
        <w:widowControl/>
        <w:numPr>
          <w:ilvl w:val="0"/>
          <w:numId w:val="5"/>
        </w:numPr>
        <w:suppressLineNumbers w:val="0"/>
        <w:spacing w:before="60" w:beforeAutospacing="0" w:after="60" w:afterAutospacing="0"/>
        <w:ind w:left="0" w:right="0" w:hanging="360"/>
        <w:rPr>
          <w:del w:id="20" w:author="小金鱼" w:date="2026-08-28T16:08:07Z"/>
          <w:color w:val="1F2328"/>
        </w:rPr>
      </w:pPr>
    </w:p>
    <w:p w14:paraId="4DF00027">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microphone </w:t>
      </w:r>
      <w:r>
        <w:rPr>
          <w:rFonts w:hint="eastAsia" w:ascii="微软雅黑" w:hAnsi="微软雅黑" w:eastAsia="微软雅黑" w:cs="微软雅黑"/>
          <w:i w:val="0"/>
          <w:iCs w:val="0"/>
          <w:caps w:val="0"/>
          <w:color w:val="1F2328"/>
          <w:spacing w:val="0"/>
          <w:sz w:val="24"/>
          <w:szCs w:val="24"/>
          <w:shd w:val="clear" w:fill="FFFFFF"/>
        </w:rPr>
        <w:t xml:space="preserve">(optional). Recording occurs only while you </w:t>
      </w:r>
      <w:r>
        <w:rPr>
          <w:rStyle w:val="8"/>
          <w:rFonts w:hint="eastAsia" w:ascii="微软雅黑" w:hAnsi="微软雅黑" w:eastAsia="微软雅黑" w:cs="微软雅黑"/>
          <w:b/>
          <w:bCs/>
          <w:i w:val="0"/>
          <w:iCs w:val="0"/>
          <w:caps w:val="0"/>
          <w:color w:val="1F2328"/>
          <w:spacing w:val="0"/>
          <w:sz w:val="24"/>
          <w:szCs w:val="24"/>
          <w:shd w:val="clear" w:fill="FFFFFF"/>
        </w:rPr>
        <w:t>press and hold the "Hold to Speak" button</w:t>
      </w:r>
      <w:r>
        <w:rPr>
          <w:rFonts w:hint="eastAsia" w:ascii="微软雅黑" w:hAnsi="微软雅黑" w:eastAsia="微软雅黑" w:cs="微软雅黑"/>
          <w:i w:val="0"/>
          <w:iCs w:val="0"/>
          <w:caps w:val="0"/>
          <w:color w:val="1F2328"/>
          <w:spacing w:val="0"/>
          <w:sz w:val="24"/>
          <w:szCs w:val="24"/>
          <w:shd w:val="clear" w:fill="FFFFFF"/>
        </w:rPr>
        <w:t xml:space="preserve">, to transcribe your speech into text and insert it into the conversation; </w:t>
      </w:r>
      <w:r>
        <w:rPr>
          <w:rStyle w:val="8"/>
          <w:rFonts w:hint="eastAsia" w:ascii="微软雅黑" w:hAnsi="微软雅黑" w:eastAsia="微软雅黑" w:cs="微软雅黑"/>
          <w:b/>
          <w:bCs/>
          <w:i w:val="0"/>
          <w:iCs w:val="0"/>
          <w:caps w:val="0"/>
          <w:color w:val="1F2328"/>
          <w:spacing w:val="0"/>
          <w:sz w:val="24"/>
          <w:szCs w:val="24"/>
          <w:shd w:val="clear" w:fill="FFFFFF"/>
        </w:rPr>
        <w:t xml:space="preserve">recording stops as soon as you release, </w:t>
      </w:r>
      <w:ins w:id="21" w:author="小金鱼" w:date="2026-08-28T16:07:43Z">
        <w:r>
          <w:rPr>
            <w:rFonts w:ascii="宋体" w:hAnsi="宋体" w:eastAsia="宋体" w:cs="宋体"/>
            <w:kern w:val="0"/>
            <w:sz w:val="24"/>
            <w:szCs w:val="24"/>
            <w:lang w:val="en-US" w:eastAsia="zh-CN" w:bidi="ar"/>
          </w:rPr>
          <w:t>and the speech-to-text conversion is completed locally on your device; the audio data is not uploaded to our servers.</w:t>
        </w:r>
      </w:ins>
      <w:del w:id="22" w:author="小金鱼" w:date="2026-08-28T16:07:43Z">
        <w:r>
          <w:rPr>
            <w:rStyle w:val="8"/>
            <w:rFonts w:hint="eastAsia" w:ascii="微软雅黑" w:hAnsi="微软雅黑" w:eastAsia="微软雅黑" w:cs="微软雅黑"/>
            <w:b/>
            <w:bCs/>
            <w:i w:val="0"/>
            <w:iCs w:val="0"/>
            <w:caps w:val="0"/>
            <w:color w:val="1F2328"/>
            <w:spacing w:val="0"/>
            <w:sz w:val="24"/>
            <w:szCs w:val="24"/>
            <w:shd w:val="clear" w:fill="FFFFFF"/>
          </w:rPr>
          <w:delText>我们不保存录音文件</w:delText>
        </w:r>
      </w:del>
      <w:del w:id="23" w:author="小金鱼" w:date="2026-08-28T16:07:49Z">
        <w:r>
          <w:rPr>
            <w:rFonts w:hint="eastAsia" w:ascii="微软雅黑" w:hAnsi="微软雅黑" w:eastAsia="微软雅黑" w:cs="微软雅黑"/>
            <w:i w:val="0"/>
            <w:iCs w:val="0"/>
            <w:caps w:val="0"/>
            <w:color w:val="1F2328"/>
            <w:spacing w:val="0"/>
            <w:sz w:val="24"/>
            <w:szCs w:val="24"/>
            <w:shd w:val="clear" w:fill="FFFFFF"/>
          </w:rPr>
          <w:delText>。</w:delText>
        </w:r>
      </w:del>
    </w:p>
    <w:p w14:paraId="19813014">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camera </w:t>
      </w:r>
      <w:r>
        <w:rPr>
          <w:rFonts w:hint="eastAsia" w:ascii="微软雅黑" w:hAnsi="微软雅黑" w:eastAsia="微软雅黑" w:cs="微软雅黑"/>
          <w:i w:val="0"/>
          <w:iCs w:val="0"/>
          <w:caps w:val="0"/>
          <w:color w:val="1F2328"/>
          <w:spacing w:val="0"/>
          <w:sz w:val="24"/>
          <w:szCs w:val="24"/>
          <w:shd w:val="clear" w:fill="FFFFFF"/>
        </w:rPr>
        <w:t>(optional). Invoked only when you actively choose "Take Photo".</w:t>
      </w:r>
    </w:p>
    <w:p w14:paraId="67366F05">
      <w:pPr>
        <w:keepNext w:val="0"/>
        <w:keepLines w:val="0"/>
        <w:widowControl/>
        <w:numPr>
          <w:ilvl w:val="0"/>
          <w:numId w:val="5"/>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Permission: photo album (write) </w:t>
      </w:r>
      <w:r>
        <w:rPr>
          <w:rFonts w:hint="eastAsia" w:ascii="微软雅黑" w:hAnsi="微软雅黑" w:eastAsia="微软雅黑" w:cs="微软雅黑"/>
          <w:i w:val="0"/>
          <w:iCs w:val="0"/>
          <w:caps w:val="0"/>
          <w:color w:val="1F2328"/>
          <w:spacing w:val="0"/>
          <w:sz w:val="24"/>
          <w:szCs w:val="24"/>
          <w:shd w:val="clear" w:fill="FFFFFF"/>
        </w:rPr>
        <w:t>(optional). Only when you actively tap "Save Image" will AI-generated images be saved to your album.</w:t>
      </w:r>
    </w:p>
    <w:p w14:paraId="42391E0B">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Sharing: to generate results, the above text and images will be transferred to </w:t>
      </w:r>
      <w:r>
        <w:rPr>
          <w:rStyle w:val="8"/>
          <w:rFonts w:hint="eastAsia" w:ascii="微软雅黑" w:hAnsi="微软雅黑" w:eastAsia="微软雅黑" w:cs="微软雅黑"/>
          <w:b/>
          <w:bCs/>
          <w:i w:val="0"/>
          <w:iCs w:val="0"/>
          <w:caps w:val="0"/>
          <w:color w:val="1F2328"/>
          <w:spacing w:val="0"/>
          <w:sz w:val="24"/>
          <w:szCs w:val="24"/>
          <w:shd w:val="clear" w:fill="FFFFFF"/>
        </w:rPr>
        <w:t xml:space="preserve">the "Volcano Engine" AI service (provided by Beijing Volcano Engine Technology Co., Ltd.) </w:t>
      </w:r>
      <w:r>
        <w:rPr>
          <w:rFonts w:hint="eastAsia" w:ascii="微软雅黑" w:hAnsi="微软雅黑" w:eastAsia="微软雅黑" w:cs="微软雅黑"/>
          <w:i w:val="0"/>
          <w:iCs w:val="0"/>
          <w:caps w:val="0"/>
          <w:color w:val="1F2328"/>
          <w:spacing w:val="0"/>
          <w:sz w:val="24"/>
          <w:szCs w:val="24"/>
          <w:shd w:val="clear" w:fill="FFFFFF"/>
        </w:rPr>
        <w:t xml:space="preserve">for processing. </w:t>
      </w:r>
      <w:r>
        <w:rPr>
          <w:rStyle w:val="8"/>
          <w:rFonts w:hint="eastAsia" w:ascii="微软雅黑" w:hAnsi="微软雅黑" w:eastAsia="微软雅黑" w:cs="微软雅黑"/>
          <w:b/>
          <w:bCs/>
          <w:i w:val="0"/>
          <w:iCs w:val="0"/>
          <w:caps w:val="0"/>
          <w:color w:val="1F2328"/>
          <w:spacing w:val="0"/>
          <w:sz w:val="24"/>
          <w:szCs w:val="24"/>
          <w:shd w:val="clear" w:fill="FFFFFF"/>
        </w:rPr>
        <w:t>Such content is used only to process your current request and will not be used for model training.</w:t>
      </w:r>
    </w:p>
    <w:p w14:paraId="7751AA3A">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Collection: AI conversation records (your questions, the AI's replies, and the addresses of generated images), used to let you review history in the app. </w:t>
      </w:r>
      <w:r>
        <w:rPr>
          <w:rStyle w:val="8"/>
          <w:rFonts w:hint="eastAsia" w:ascii="微软雅黑" w:hAnsi="微软雅黑" w:eastAsia="微软雅黑" w:cs="微软雅黑"/>
          <w:b/>
          <w:bCs/>
          <w:i w:val="0"/>
          <w:iCs w:val="0"/>
          <w:caps w:val="0"/>
          <w:color w:val="1F2328"/>
          <w:spacing w:val="0"/>
          <w:sz w:val="24"/>
          <w:szCs w:val="24"/>
          <w:shd w:val="clear" w:fill="FFFFFF"/>
        </w:rPr>
        <w:t xml:space="preserve">Conversation records are retained on the server for only the most recent 7 days </w:t>
      </w:r>
      <w:r>
        <w:rPr>
          <w:rFonts w:hint="eastAsia" w:ascii="微软雅黑" w:hAnsi="微软雅黑" w:eastAsia="微软雅黑" w:cs="微软雅黑"/>
          <w:i w:val="0"/>
          <w:iCs w:val="0"/>
          <w:caps w:val="0"/>
          <w:color w:val="1F2328"/>
          <w:spacing w:val="0"/>
          <w:sz w:val="24"/>
          <w:szCs w:val="24"/>
          <w:shd w:val="clear" w:fill="FFFFFF"/>
        </w:rPr>
        <w:t>and are automatically cleared upon expiration.</w:t>
      </w:r>
    </w:p>
    <w:p w14:paraId="62A69A09">
      <w:pPr>
        <w:keepNext w:val="0"/>
        <w:keepLines w:val="0"/>
        <w:widowControl/>
        <w:numPr>
          <w:ilvl w:val="0"/>
          <w:numId w:val="5"/>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Note: </w:t>
      </w:r>
      <w:r>
        <w:rPr>
          <w:rStyle w:val="8"/>
          <w:rFonts w:hint="eastAsia" w:ascii="微软雅黑" w:hAnsi="微软雅黑" w:eastAsia="微软雅黑" w:cs="微软雅黑"/>
          <w:b/>
          <w:bCs/>
          <w:i w:val="0"/>
          <w:iCs w:val="0"/>
          <w:caps w:val="0"/>
          <w:color w:val="1F2328"/>
          <w:spacing w:val="0"/>
          <w:sz w:val="24"/>
          <w:szCs w:val="24"/>
          <w:shd w:val="clear" w:fill="FFFFFF"/>
        </w:rPr>
        <w:t>before you first use the AI features, we will notify you in a separate pop-up and obtain your consent; declining does not affect your use of other features of this App.</w:t>
      </w:r>
    </w:p>
    <w:p w14:paraId="4E5154ED">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2.5 Star Coin Purchase and Consumption (Optional Function)</w:t>
      </w:r>
    </w:p>
    <w:p w14:paraId="441B304B">
      <w:pPr>
        <w:keepNext w:val="0"/>
        <w:keepLines w:val="0"/>
        <w:widowControl/>
        <w:numPr>
          <w:ilvl w:val="0"/>
          <w:numId w:val="6"/>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your Star Coin balance, order numbers, and purchase and consumption transaction records.</w:t>
      </w:r>
    </w:p>
    <w:p w14:paraId="0E97900C">
      <w:pPr>
        <w:keepNext w:val="0"/>
        <w:keepLines w:val="0"/>
        <w:widowControl/>
        <w:numPr>
          <w:ilvl w:val="0"/>
          <w:numId w:val="6"/>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Note: </w:t>
      </w:r>
      <w:r>
        <w:rPr>
          <w:rStyle w:val="8"/>
          <w:rFonts w:hint="eastAsia" w:ascii="微软雅黑" w:hAnsi="微软雅黑" w:eastAsia="微软雅黑" w:cs="微软雅黑"/>
          <w:b/>
          <w:bCs/>
          <w:i w:val="0"/>
          <w:iCs w:val="0"/>
          <w:caps w:val="0"/>
          <w:color w:val="1F2328"/>
          <w:spacing w:val="0"/>
          <w:sz w:val="24"/>
          <w:szCs w:val="24"/>
          <w:shd w:val="clear" w:fill="FFFFFF"/>
        </w:rPr>
        <w:t xml:space="preserve">the payment process is completed by third-party payment channels </w:t>
      </w:r>
      <w:r>
        <w:rPr>
          <w:rFonts w:hint="eastAsia" w:ascii="微软雅黑" w:hAnsi="微软雅黑" w:eastAsia="微软雅黑" w:cs="微软雅黑"/>
          <w:i w:val="0"/>
          <w:iCs w:val="0"/>
          <w:caps w:val="0"/>
          <w:color w:val="1F2328"/>
          <w:spacing w:val="0"/>
          <w:sz w:val="24"/>
          <w:szCs w:val="24"/>
          <w:shd w:val="clear" w:fill="FFFFFF"/>
        </w:rPr>
        <w:t xml:space="preserve">— via Apple In-App Purchase (App Store) on iOS, and via WeChat Virtual Payment in the WeChat mini program. </w:t>
      </w:r>
      <w:r>
        <w:rPr>
          <w:rStyle w:val="8"/>
          <w:rFonts w:hint="eastAsia" w:ascii="微软雅黑" w:hAnsi="微软雅黑" w:eastAsia="微软雅黑" w:cs="微软雅黑"/>
          <w:b/>
          <w:bCs/>
          <w:i w:val="0"/>
          <w:iCs w:val="0"/>
          <w:caps w:val="0"/>
          <w:color w:val="1F2328"/>
          <w:spacing w:val="0"/>
          <w:sz w:val="24"/>
          <w:szCs w:val="24"/>
          <w:shd w:val="clear" w:fill="FFFFFF"/>
        </w:rPr>
        <w:t xml:space="preserve">We do not collect, and cannot access, your payment account information such as bank card numbers or payment passwords </w:t>
      </w:r>
      <w:r>
        <w:rPr>
          <w:rFonts w:hint="eastAsia" w:ascii="微软雅黑" w:hAnsi="微软雅黑" w:eastAsia="微软雅黑" w:cs="微软雅黑"/>
          <w:i w:val="0"/>
          <w:iCs w:val="0"/>
          <w:caps w:val="0"/>
          <w:color w:val="1F2328"/>
          <w:spacing w:val="0"/>
          <w:sz w:val="24"/>
          <w:szCs w:val="24"/>
          <w:shd w:val="clear" w:fill="FFFFFF"/>
        </w:rPr>
        <w:t>; we only receive payment results and order numbers from the channels for crediting purposes.</w:t>
      </w:r>
    </w:p>
    <w:p w14:paraId="08F77BD8">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2.6 Firmware Upgrade (Essential Function)</w:t>
      </w:r>
    </w:p>
    <w:p w14:paraId="391C3CEC">
      <w:pPr>
        <w:keepNext w:val="0"/>
        <w:keepLines w:val="0"/>
        <w:widowControl/>
        <w:numPr>
          <w:ilvl w:val="0"/>
          <w:numId w:val="7"/>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Collection: the device's current firmware version, and the progress and result status during the upgrade.</w:t>
      </w:r>
    </w:p>
    <w:p w14:paraId="08D52E2C">
      <w:pPr>
        <w:keepNext w:val="0"/>
        <w:keepLines w:val="0"/>
        <w:widowControl/>
        <w:numPr>
          <w:ilvl w:val="0"/>
          <w:numId w:val="7"/>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Purpose: to determine whether a new version is available, transfer the firmware package to the device, and show you the reason in case of failure.</w:t>
      </w:r>
    </w:p>
    <w:p w14:paraId="38FDB84E">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2.7 Security and Troubleshooting (Essential Function)</w:t>
      </w:r>
    </w:p>
    <w:p w14:paraId="53C407F2">
      <w:pPr>
        <w:keepNext w:val="0"/>
        <w:keepLines w:val="0"/>
        <w:widowControl/>
        <w:numPr>
          <w:ilvl w:val="0"/>
          <w:numId w:val="8"/>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Collection: </w:t>
      </w:r>
      <w:r>
        <w:rPr>
          <w:rStyle w:val="8"/>
          <w:rFonts w:hint="eastAsia" w:ascii="微软雅黑" w:hAnsi="微软雅黑" w:eastAsia="微软雅黑" w:cs="微软雅黑"/>
          <w:b/>
          <w:bCs/>
          <w:i w:val="0"/>
          <w:iCs w:val="0"/>
          <w:caps w:val="0"/>
          <w:color w:val="1F2328"/>
          <w:spacing w:val="0"/>
          <w:sz w:val="24"/>
          <w:szCs w:val="24"/>
          <w:shd w:val="clear" w:fill="FFFFFF"/>
        </w:rPr>
        <w:t xml:space="preserve">terminal device information </w:t>
      </w:r>
      <w:r>
        <w:rPr>
          <w:rFonts w:hint="eastAsia" w:ascii="微软雅黑" w:hAnsi="微软雅黑" w:eastAsia="微软雅黑" w:cs="微软雅黑"/>
          <w:i w:val="0"/>
          <w:iCs w:val="0"/>
          <w:caps w:val="0"/>
          <w:color w:val="1F2328"/>
          <w:spacing w:val="0"/>
          <w:sz w:val="24"/>
          <w:szCs w:val="24"/>
          <w:shd w:val="clear" w:fill="FFFFFF"/>
        </w:rPr>
        <w:t xml:space="preserve">(phone model, operating system type and version, platform identifier, network status) and </w:t>
      </w:r>
      <w:r>
        <w:rPr>
          <w:rStyle w:val="8"/>
          <w:rFonts w:hint="eastAsia" w:ascii="微软雅黑" w:hAnsi="微软雅黑" w:eastAsia="微软雅黑" w:cs="微软雅黑"/>
          <w:b/>
          <w:bCs/>
          <w:i w:val="0"/>
          <w:iCs w:val="0"/>
          <w:caps w:val="0"/>
          <w:color w:val="1F2328"/>
          <w:spacing w:val="0"/>
          <w:sz w:val="24"/>
          <w:szCs w:val="24"/>
          <w:shd w:val="clear" w:fill="FFFFFF"/>
        </w:rPr>
        <w:t xml:space="preserve">operation logs </w:t>
      </w:r>
      <w:r>
        <w:rPr>
          <w:rFonts w:hint="eastAsia" w:ascii="微软雅黑" w:hAnsi="微软雅黑" w:eastAsia="微软雅黑" w:cs="微软雅黑"/>
          <w:i w:val="0"/>
          <w:iCs w:val="0"/>
          <w:caps w:val="0"/>
          <w:color w:val="1F2328"/>
          <w:spacing w:val="0"/>
          <w:sz w:val="24"/>
          <w:szCs w:val="24"/>
          <w:shd w:val="clear" w:fill="FFFFFF"/>
        </w:rPr>
        <w:t>(function call times, error codes, and anomalies during Bluetooth and casting processes).</w:t>
      </w:r>
    </w:p>
    <w:p w14:paraId="4B1485F4">
      <w:pPr>
        <w:keepNext w:val="0"/>
        <w:keepLines w:val="0"/>
        <w:widowControl/>
        <w:numPr>
          <w:ilvl w:val="0"/>
          <w:numId w:val="8"/>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Purpose: to adapt Bluetooth parameters to different phone models, identify and locate faults, and safeguard service and account security. Such information is not used to identify your personal identity, nor for advertising.</w:t>
      </w:r>
    </w:p>
    <w:p w14:paraId="13A3AD8E">
      <w:pPr>
        <w:pStyle w:val="4"/>
        <w:keepNext w:val="0"/>
        <w:keepLines w:val="0"/>
        <w:widowControl/>
        <w:suppressLineNumbers w:val="0"/>
        <w:shd w:val="clear" w:fill="FFFFFF"/>
        <w:spacing w:before="260" w:beforeAutospacing="0" w:after="80" w:afterAutospacing="0"/>
        <w:ind w:left="0" w:right="0" w:firstLine="0"/>
        <w:rPr>
          <w:rFonts w:hint="eastAsia" w:ascii="微软雅黑" w:hAnsi="微软雅黑" w:eastAsia="微软雅黑" w:cs="微软雅黑"/>
          <w:i w:val="0"/>
          <w:iCs w:val="0"/>
          <w:caps w:val="0"/>
          <w:color w:val="1F2328"/>
          <w:spacing w:val="0"/>
          <w:sz w:val="25"/>
          <w:szCs w:val="25"/>
        </w:rPr>
      </w:pPr>
      <w:r>
        <w:rPr>
          <w:rFonts w:hint="eastAsia" w:ascii="微软雅黑" w:hAnsi="微软雅黑" w:eastAsia="微软雅黑" w:cs="微软雅黑"/>
          <w:i w:val="0"/>
          <w:iCs w:val="0"/>
          <w:caps w:val="0"/>
          <w:color w:val="1F2328"/>
          <w:spacing w:val="0"/>
          <w:sz w:val="25"/>
          <w:szCs w:val="25"/>
          <w:shd w:val="clear" w:fill="FFFFFF"/>
        </w:rPr>
        <w:t>2.8 Exceptions to Obtaining Consent</w:t>
      </w:r>
    </w:p>
    <w:p w14:paraId="7B81FD66">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Under laws and regulations, we do not need your prior consent to collect and use your information in the following circumstances: where it is necessary for concluding or performing a contract to which you are a party; where it is necessary for performing statutory duties or obligations; where it is necessary to protect the life, health, and property of natural persons in response to a public health emergency or other emergency; where it is processing information you have disclosed yourself or that has been lawfully made public, within a reasonable scope; and other circumstances prescribed by laws and administrative regulations.</w:t>
      </w:r>
    </w:p>
    <w:p w14:paraId="5A40847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3. System Permissions We Invoke</w:t>
      </w:r>
    </w:p>
    <w:p w14:paraId="2833B1E4">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All permissions are requested only when you first use the corresponding function, and are never requested all at once at startup; you may deny or revoke them at any time — denial affects only that function, not other functions.</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4"/>
        <w:gridCol w:w="6666"/>
        <w:gridCol w:w="3880"/>
      </w:tblGrid>
      <w:tr w14:paraId="589F9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F9E305A">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Permission</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062C69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Use scenario and purpose</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918807C">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Impact if denied</w:t>
            </w:r>
          </w:p>
        </w:tc>
      </w:tr>
      <w:tr w14:paraId="2874D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46FA6CA">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Bluetooth</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D85032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Search for, bind to, and connect BoltStar e-paper photo frames; transfer photos and firmware; read the device's battery level and status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43BCF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search for or connect to devices; casting, device management, and firmware upgrade are all unavailable</w:t>
            </w:r>
          </w:p>
        </w:tc>
      </w:tr>
      <w:tr w14:paraId="258F2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867C404">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Location (while in use)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7633A68">
            <w:pPr>
              <w:keepNext w:val="0"/>
              <w:keepLines w:val="0"/>
              <w:widowControl/>
              <w:suppressLineNumbers w:val="0"/>
              <w:jc w:val="left"/>
              <w:textAlignment w:val="top"/>
              <w:rPr>
                <w:sz w:val="21"/>
                <w:szCs w:val="21"/>
              </w:rPr>
            </w:pPr>
            <w:r>
              <w:rPr>
                <w:rStyle w:val="8"/>
                <w:rFonts w:ascii="宋体" w:hAnsi="宋体" w:eastAsia="宋体" w:cs="宋体"/>
                <w:b/>
                <w:bCs/>
                <w:kern w:val="0"/>
                <w:sz w:val="21"/>
                <w:szCs w:val="21"/>
                <w:lang w:val="en-US" w:eastAsia="zh-CN" w:bidi="ar"/>
              </w:rPr>
              <w:t xml:space="preserve">As required by the system: location permission is required to scan for nearby low-energy Bluetooth devices </w:t>
            </w:r>
            <w:r>
              <w:rPr>
                <w:rFonts w:ascii="宋体" w:hAnsi="宋体" w:eastAsia="宋体" w:cs="宋体"/>
                <w:kern w:val="0"/>
                <w:sz w:val="21"/>
                <w:szCs w:val="21"/>
                <w:lang w:val="en-US" w:eastAsia="zh-CN" w:bidi="ar"/>
              </w:rPr>
              <w:t>. Used only for Bluetooth scanning; no tracks are collected, and it is not used for profiling or advertising</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D90623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discover nearby devices; binding and reconnection cannot be completed</w:t>
            </w:r>
          </w:p>
        </w:tc>
      </w:tr>
      <w:tr w14:paraId="0E99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AF642E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Photo album (read)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248341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You actively select photos to cast, or upload images in AI conversations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00E966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pick images from the album; you can use the camera or the Official Gallery instead</w:t>
            </w:r>
          </w:p>
        </w:tc>
      </w:tr>
      <w:tr w14:paraId="4A496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CEF49F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Photo album (write)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AC04E2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When you actively tap Save, AI-generated images are stored in the album</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F41DD1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save images to the album; does not affect generation or casting</w:t>
            </w:r>
          </w:p>
        </w:tc>
      </w:tr>
      <w:tr w14:paraId="520FE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BF0E69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Camera</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E8CC42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You actively choose "Take Photo" to upload in AI conversations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A9BC2C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take photos to upload; you can pick from the album instead</w:t>
            </w:r>
          </w:p>
        </w:tc>
      </w:tr>
      <w:tr w14:paraId="663DF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F26FD8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Microphone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03D85E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"Hold to Speak" in AI conversations: speech is transcribed into text; recording stops when you release, </w:t>
            </w:r>
            <w:r>
              <w:rPr>
                <w:rStyle w:val="8"/>
                <w:rFonts w:ascii="宋体" w:hAnsi="宋体" w:eastAsia="宋体" w:cs="宋体"/>
                <w:b/>
                <w:bCs/>
                <w:kern w:val="0"/>
                <w:sz w:val="21"/>
                <w:szCs w:val="21"/>
                <w:lang w:val="en-US" w:eastAsia="zh-CN" w:bidi="ar"/>
              </w:rPr>
              <w:t>and no audio files are saved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83E40D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input by voice; you can type with the keyboard instead</w:t>
            </w:r>
          </w:p>
        </w:tc>
      </w:tr>
      <w:tr w14:paraId="50CF9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D7E643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Speech recognition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AF088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Transcribes the above audio into text. </w:t>
            </w:r>
            <w:r>
              <w:rPr>
                <w:rStyle w:val="8"/>
                <w:rFonts w:ascii="宋体" w:hAnsi="宋体" w:eastAsia="宋体" w:cs="宋体"/>
                <w:b/>
                <w:bCs/>
                <w:kern w:val="0"/>
                <w:sz w:val="21"/>
                <w:szCs w:val="21"/>
                <w:lang w:val="en-US" w:eastAsia="zh-CN" w:bidi="ar"/>
              </w:rPr>
              <w:t xml:space="preserve">On iOS, the system's speech recognition capability is used </w:t>
            </w:r>
            <w:r>
              <w:rPr>
                <w:rFonts w:ascii="宋体" w:hAnsi="宋体" w:eastAsia="宋体" w:cs="宋体"/>
                <w:kern w:val="0"/>
                <w:sz w:val="21"/>
                <w:szCs w:val="21"/>
                <w:lang w:val="en-US" w:eastAsia="zh-CN" w:bidi="ar"/>
              </w:rPr>
              <w:t>and no third-party recognition service is integrated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121AAB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Cannot convert speech to text</w:t>
            </w:r>
          </w:p>
        </w:tc>
      </w:tr>
      <w:tr w14:paraId="4FB88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AA205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Network access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EC4AEA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Log-in, syncing of devices and content, AI services, downloading firmware packages and images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1E7BBB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This App cannot function properly</w:t>
            </w:r>
          </w:p>
        </w:tc>
      </w:tr>
      <w:tr w14:paraId="5584B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F5125A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Keep screen on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617437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Prevents the screen from sleeping and interrupting transfers during casting and firmware upgrades (no personal information involved)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7DE21B7">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w:t>
            </w:r>
          </w:p>
        </w:tc>
      </w:tr>
    </w:tbl>
    <w:p w14:paraId="4E08A26D">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 xml:space="preserve">How to withdraw: </w:t>
      </w:r>
      <w:r>
        <w:rPr>
          <w:rFonts w:hint="eastAsia" w:ascii="微软雅黑" w:hAnsi="微软雅黑" w:eastAsia="微软雅黑" w:cs="微软雅黑"/>
          <w:i w:val="0"/>
          <w:iCs w:val="0"/>
          <w:caps w:val="0"/>
          <w:color w:val="1F2328"/>
          <w:spacing w:val="0"/>
          <w:sz w:val="24"/>
          <w:szCs w:val="24"/>
          <w:shd w:val="clear" w:fill="FFFFFF"/>
        </w:rPr>
        <w:t xml:space="preserve">On iOS, go to "Settings → Privacy &amp; Security → the relevant permission" or "Settings → BoltStar"; on Android, go to "Settings → Apps → BoltStar → Permissions"; in the WeChat mini program, go to "WeChat → Me → Settings → Privacy → Authorization Management", or tap "···" at the top right of the mini program → "Settings". </w:t>
      </w:r>
      <w:r>
        <w:rPr>
          <w:rStyle w:val="8"/>
          <w:rFonts w:hint="eastAsia" w:ascii="微软雅黑" w:hAnsi="微软雅黑" w:eastAsia="微软雅黑" w:cs="微软雅黑"/>
          <w:b/>
          <w:bCs/>
          <w:i w:val="0"/>
          <w:iCs w:val="0"/>
          <w:caps w:val="0"/>
          <w:color w:val="1F2328"/>
          <w:spacing w:val="0"/>
          <w:sz w:val="24"/>
          <w:szCs w:val="24"/>
          <w:shd w:val="clear" w:fill="FFFFFF"/>
        </w:rPr>
        <w:t>Withdrawing a permission does not affect the validity of processing activities previously carried out based on your authorization.</w:t>
      </w:r>
    </w:p>
    <w:p w14:paraId="3486DE53">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4. How We Use Local Storage</w:t>
      </w:r>
    </w:p>
    <w:p w14:paraId="1288B44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To keep you logged in and preserve your experience, we store a small amount of data locally on your device, including: login credentials, your basic account profile, the currently selected device and its connection information, temporary paths of images pending casting, and app launch time logs. </w:t>
      </w:r>
      <w:r>
        <w:rPr>
          <w:rStyle w:val="8"/>
          <w:rFonts w:hint="eastAsia" w:ascii="微软雅黑" w:hAnsi="微软雅黑" w:eastAsia="微软雅黑" w:cs="微软雅黑"/>
          <w:b/>
          <w:bCs/>
          <w:i w:val="0"/>
          <w:iCs w:val="0"/>
          <w:caps w:val="0"/>
          <w:color w:val="1F2328"/>
          <w:spacing w:val="0"/>
          <w:sz w:val="24"/>
          <w:szCs w:val="24"/>
          <w:shd w:val="clear" w:fill="FFFFFF"/>
        </w:rPr>
        <w:t xml:space="preserve">How to clear: </w:t>
      </w:r>
      <w:r>
        <w:rPr>
          <w:rFonts w:hint="eastAsia" w:ascii="微软雅黑" w:hAnsi="微软雅黑" w:eastAsia="微软雅黑" w:cs="微软雅黑"/>
          <w:i w:val="0"/>
          <w:iCs w:val="0"/>
          <w:caps w:val="0"/>
          <w:color w:val="1F2328"/>
          <w:spacing w:val="0"/>
          <w:sz w:val="24"/>
          <w:szCs w:val="24"/>
          <w:shd w:val="clear" w:fill="FFFFFF"/>
        </w:rPr>
        <w:t>logging out or deleting your account clears login credentials and account-related caches; you may also uninstall the app (or delete the mini program) to clear all local data. This App does not use advertising cookies or cross-app tracking identifiers.</w:t>
      </w:r>
    </w:p>
    <w:p w14:paraId="576A21E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5. How We Share, Transfer, and Publicly Disclose</w:t>
      </w:r>
    </w:p>
    <w:p w14:paraId="49AE08E8">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 xml:space="preserve">We do not sell your personal information. </w:t>
      </w:r>
      <w:r>
        <w:rPr>
          <w:rFonts w:hint="eastAsia" w:ascii="微软雅黑" w:hAnsi="微软雅黑" w:eastAsia="微软雅黑" w:cs="微软雅黑"/>
          <w:i w:val="0"/>
          <w:iCs w:val="0"/>
          <w:caps w:val="0"/>
          <w:color w:val="1F2328"/>
          <w:spacing w:val="0"/>
          <w:sz w:val="24"/>
          <w:szCs w:val="24"/>
          <w:shd w:val="clear" w:fill="FFFFFF"/>
        </w:rPr>
        <w:t>We share it only in the following necessary circumstances:</w:t>
      </w:r>
    </w:p>
    <w:tbl>
      <w:tblPr>
        <w:tblStyle w:val="6"/>
        <w:tblW w:w="89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Change w:id="24" w:author="小金鱼" w:date="2026-08-28T16:09:24Z">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PrChange>
      </w:tblPr>
      <w:tblGrid>
        <w:gridCol w:w="2516"/>
        <w:gridCol w:w="3482"/>
        <w:gridCol w:w="2981"/>
        <w:tblGridChange w:id="25">
          <w:tblGrid>
            <w:gridCol w:w="4100"/>
            <w:gridCol w:w="4100"/>
            <w:gridCol w:w="4100"/>
          </w:tblGrid>
        </w:tblGridChange>
      </w:tblGrid>
      <w:tr w14:paraId="6C1CF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26"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26" w:author="小金鱼" w:date="2026-08-28T16:09:24Z">
            <w:trPr>
              <w:tblHeader/>
            </w:trPr>
          </w:trPrChange>
        </w:trPr>
        <w:tc>
          <w:tcPr>
            <w:tcW w:w="2516"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7" w:author="小金鱼" w:date="2026-08-28T16:09:24Z">
              <w:tcPr>
                <w:tcW w:w="2932"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136B138E">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Recipient</w:t>
            </w:r>
          </w:p>
        </w:tc>
        <w:tc>
          <w:tcPr>
            <w:tcW w:w="3482"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8" w:author="小金鱼" w:date="2026-08-28T16:09:24Z">
              <w:tcPr>
                <w:tcW w:w="3875"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69686D65">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Information shared</w:t>
            </w:r>
          </w:p>
        </w:tc>
        <w:tc>
          <w:tcPr>
            <w:tcW w:w="2981"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9" w:author="小金鱼" w:date="2026-08-28T16:09:24Z">
              <w:tcPr>
                <w:tcW w:w="0" w:type="auto"/>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26F79D8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Purpose and scenario</w:t>
            </w:r>
          </w:p>
        </w:tc>
      </w:tr>
      <w:tr w14:paraId="6A390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30"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1"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B68DE1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Beijing Volcano Engine Technology Co., Ltd. ("Volcano Engine" AI services)</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2"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1E6F3F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What you actively send in AI conversations: </w:t>
            </w:r>
            <w:r>
              <w:rPr>
                <w:rStyle w:val="8"/>
                <w:rFonts w:ascii="宋体" w:hAnsi="宋体" w:eastAsia="宋体" w:cs="宋体"/>
                <w:b/>
                <w:bCs/>
                <w:kern w:val="0"/>
                <w:sz w:val="21"/>
                <w:szCs w:val="21"/>
                <w:lang w:val="en-US" w:eastAsia="zh-CN" w:bidi="ar"/>
              </w:rPr>
              <w:t>text and images</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3"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A28069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Generate text replies, generate or beautify images. </w:t>
            </w:r>
            <w:r>
              <w:rPr>
                <w:rStyle w:val="8"/>
                <w:rFonts w:ascii="宋体" w:hAnsi="宋体" w:eastAsia="宋体" w:cs="宋体"/>
                <w:b/>
                <w:bCs/>
                <w:kern w:val="0"/>
                <w:sz w:val="21"/>
                <w:szCs w:val="21"/>
                <w:lang w:val="en-US" w:eastAsia="zh-CN" w:bidi="ar"/>
              </w:rPr>
              <w:t>Used only for the current request; not used for model training</w:t>
            </w:r>
          </w:p>
        </w:tc>
      </w:tr>
      <w:tr w14:paraId="29C2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34"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5"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B224A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Image processing provider: Jiangxi Xingtai Technology Co., Ltd.</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6"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7DE0FB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The </w:t>
            </w:r>
            <w:r>
              <w:rPr>
                <w:rStyle w:val="8"/>
                <w:rFonts w:ascii="宋体" w:hAnsi="宋体" w:eastAsia="宋体" w:cs="宋体"/>
                <w:b/>
                <w:bCs/>
                <w:kern w:val="0"/>
                <w:sz w:val="21"/>
                <w:szCs w:val="21"/>
                <w:lang w:val="en-US" w:eastAsia="zh-CN" w:bidi="ar"/>
              </w:rPr>
              <w:t xml:space="preserve">photos </w:t>
            </w:r>
            <w:r>
              <w:rPr>
                <w:rFonts w:ascii="宋体" w:hAnsi="宋体" w:eastAsia="宋体" w:cs="宋体"/>
                <w:kern w:val="0"/>
                <w:sz w:val="21"/>
                <w:szCs w:val="21"/>
                <w:lang w:val="en-US" w:eastAsia="zh-CN" w:bidi="ar"/>
              </w:rPr>
              <w:t>you select for casting (including AI-generated images)</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7"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23439FE">
            <w:pPr>
              <w:keepNext w:val="0"/>
              <w:keepLines w:val="0"/>
              <w:widowControl/>
              <w:suppressLineNumbers w:val="0"/>
              <w:jc w:val="left"/>
              <w:textAlignment w:val="top"/>
              <w:rPr>
                <w:sz w:val="21"/>
                <w:szCs w:val="21"/>
              </w:rPr>
            </w:pPr>
            <w:ins w:id="38" w:author="小金鱼" w:date="2026-08-28T16:44:07Z">
              <w:r>
                <w:rPr>
                  <w:rFonts w:hint="eastAsia" w:ascii="宋体" w:hAnsi="宋体" w:eastAsia="宋体" w:cs="宋体"/>
                  <w:kern w:val="0"/>
                  <w:sz w:val="21"/>
                  <w:szCs w:val="21"/>
                  <w:lang w:val="en-US" w:eastAsia="zh-CN" w:bidi="ar"/>
                </w:rPr>
                <w:t>Its image dithering algorithm is invoked to convert images into six-color frame data adapted to the e-paper screen, so as to achieve casting. This processing serves only your single operation command; after processing is completed, we do not store your uploaded original images or the processed data in any form.</w:t>
              </w:r>
            </w:ins>
            <w:del w:id="39" w:author="小金鱼" w:date="2026-08-28T16:44:07Z">
              <w:r>
                <w:rPr>
                  <w:rFonts w:hint="eastAsia" w:ascii="宋体" w:hAnsi="宋体" w:eastAsia="宋体" w:cs="宋体"/>
                  <w:kern w:val="0"/>
                  <w:sz w:val="21"/>
                  <w:szCs w:val="21"/>
                  <w:lang w:val="en-US" w:eastAsia="zh-CN" w:bidi="ar"/>
                </w:rPr>
                <w:delText>将图片转换为电子纸设备可显示的画面数据，用于投屏；</w:delText>
              </w:r>
            </w:del>
            <w:del w:id="40" w:author="小金鱼" w:date="2026-08-28T16:44:07Z">
              <w:r>
                <w:rPr>
                  <w:rStyle w:val="8"/>
                  <w:rFonts w:hint="eastAsia" w:ascii="宋体" w:hAnsi="宋体" w:eastAsia="宋体" w:cs="宋体"/>
                  <w:b/>
                  <w:bCs/>
                  <w:kern w:val="0"/>
                  <w:sz w:val="21"/>
                  <w:szCs w:val="21"/>
                  <w:lang w:val="en-US" w:eastAsia="zh-CN" w:bidi="ar"/>
                </w:rPr>
                <w:delText>仅作用于单次操作，不会对处理后的图片做任何存储</w:delText>
              </w:r>
            </w:del>
          </w:p>
        </w:tc>
      </w:tr>
      <w:tr w14:paraId="7994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1"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2"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E34CCC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Tencent (WeChat)</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3"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FD3904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Authorization credentials required for log-in and phone number authorization data; order information for virtual payment within the mini program</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4"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100FA6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WeChat log-in and WeChat mini program virtual payment</w:t>
            </w:r>
          </w:p>
        </w:tc>
      </w:tr>
      <w:tr w14:paraId="700FC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45"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6"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57B5B28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Apple Inc.</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7"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CCA1D0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Order and transaction information for in-app purchases on iOS</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8"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23670B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To complete in-app purchases (Star Coins)</w:t>
            </w:r>
          </w:p>
        </w:tc>
      </w:tr>
      <w:tr w14:paraId="050EE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9" w:author="小金鱼" w:date="2026-08-28T16:09: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2516"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0" w:author="小金鱼" w:date="2026-08-28T16:09:24Z">
              <w:tcPr>
                <w:tcW w:w="2932"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0C68B0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Cloud service and object storage provider: Alibaba Cloud Computing Co., Ltd.</w:t>
            </w:r>
          </w:p>
        </w:tc>
        <w:tc>
          <w:tcPr>
            <w:tcW w:w="3482"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1" w:author="小金鱼" w:date="2026-08-28T16:09:24Z">
              <w:tcPr>
                <w:tcW w:w="3875"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A1DF77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Account data, device data, and image files</w:t>
            </w:r>
          </w:p>
        </w:tc>
        <w:tc>
          <w:tcPr>
            <w:tcW w:w="298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2" w:author="小金鱼" w:date="2026-08-28T16:09:24Z">
              <w:tcPr>
                <w:tcW w:w="0" w:type="auto"/>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834AEE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Providing server hosting, databases, and image storage</w:t>
            </w:r>
          </w:p>
        </w:tc>
      </w:tr>
    </w:tbl>
    <w:p w14:paraId="52DEFCFF">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We sign data processing agreements with the above recipients, requiring them to process information in accordance with this Policy and applicable laws and regulations. </w:t>
      </w:r>
      <w:r>
        <w:rPr>
          <w:rStyle w:val="8"/>
          <w:rFonts w:hint="eastAsia" w:ascii="微软雅黑" w:hAnsi="微软雅黑" w:eastAsia="微软雅黑" w:cs="微软雅黑"/>
          <w:b/>
          <w:bCs/>
          <w:i w:val="0"/>
          <w:iCs w:val="0"/>
          <w:caps w:val="0"/>
          <w:color w:val="1F2328"/>
          <w:spacing w:val="0"/>
          <w:sz w:val="24"/>
          <w:szCs w:val="24"/>
          <w:shd w:val="clear" w:fill="FFFFFF"/>
        </w:rPr>
        <w:t xml:space="preserve">Transfer: </w:t>
      </w:r>
      <w:r>
        <w:rPr>
          <w:rFonts w:hint="eastAsia" w:ascii="微软雅黑" w:hAnsi="微软雅黑" w:eastAsia="微软雅黑" w:cs="微软雅黑"/>
          <w:i w:val="0"/>
          <w:iCs w:val="0"/>
          <w:caps w:val="0"/>
          <w:color w:val="1F2328"/>
          <w:spacing w:val="0"/>
          <w:sz w:val="24"/>
          <w:szCs w:val="24"/>
          <w:shd w:val="clear" w:fill="FFFFFF"/>
        </w:rPr>
        <w:t xml:space="preserve">except where personal information needs to be transferred due to merger, division, dissolution, bankruptcy, or similar reasons, we will not transfer your personal information; where a transfer is truly necessary, we will require the recipient to remain bound by this Policy, or obtain your consent again. </w:t>
      </w:r>
      <w:r>
        <w:rPr>
          <w:rStyle w:val="8"/>
          <w:rFonts w:hint="eastAsia" w:ascii="微软雅黑" w:hAnsi="微软雅黑" w:eastAsia="微软雅黑" w:cs="微软雅黑"/>
          <w:b/>
          <w:bCs/>
          <w:i w:val="0"/>
          <w:iCs w:val="0"/>
          <w:caps w:val="0"/>
          <w:color w:val="1F2328"/>
          <w:spacing w:val="0"/>
          <w:sz w:val="24"/>
          <w:szCs w:val="24"/>
          <w:shd w:val="clear" w:fill="FFFFFF"/>
        </w:rPr>
        <w:t xml:space="preserve">Public disclosure: </w:t>
      </w:r>
      <w:r>
        <w:rPr>
          <w:rFonts w:hint="eastAsia" w:ascii="微软雅黑" w:hAnsi="微软雅黑" w:eastAsia="微软雅黑" w:cs="微软雅黑"/>
          <w:i w:val="0"/>
          <w:iCs w:val="0"/>
          <w:caps w:val="0"/>
          <w:color w:val="1F2328"/>
          <w:spacing w:val="0"/>
          <w:sz w:val="24"/>
          <w:szCs w:val="24"/>
          <w:shd w:val="clear" w:fill="FFFFFF"/>
        </w:rPr>
        <w:t>except with your explicit consent or as required by judicial or administrative authorities under the law, we will not publicly disclose your personal information.</w:t>
      </w:r>
    </w:p>
    <w:p w14:paraId="3003101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6. List of Third-Party SDKs / Plugins and Services</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3"/>
        <w:gridCol w:w="2335"/>
        <w:gridCol w:w="3007"/>
        <w:gridCol w:w="4035"/>
      </w:tblGrid>
      <w:tr w14:paraId="2DE82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347C69D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Name</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0012946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Provider</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E3C38D9">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Use scenario</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7FCFBA76">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Information processed</w:t>
            </w:r>
          </w:p>
        </w:tc>
      </w:tr>
      <w:tr w14:paraId="0E2DB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9D231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Volcano Engine AI services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5AC34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Beijing Volcano Engine Technology Co., Ltd.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D61318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text chat, text-to-image, image beautification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B69DD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The text and images you send for the current request</w:t>
            </w:r>
          </w:p>
        </w:tc>
      </w:tr>
      <w:tr w14:paraId="1DE14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6B3F9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WeChat Simultaneous Interpretation plugin (WechatSI) </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(WeChat mini program only)</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47285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Tencent</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5BB14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Speech-to-text for "Hold to Speak"</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57116DC">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Recorded audio (for transcription, processed in real time)</w:t>
            </w:r>
          </w:p>
        </w:tc>
      </w:tr>
      <w:tr w14:paraId="3D1FB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861DC0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WeChat open capabilities / virtual payment </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(WeChat mini program only)</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FD48FB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Tencent</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E9E8A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WeChat log-in, phone number acquisition, virtual payment</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8B6736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Login credentials, phone number authorization data, and order information</w:t>
            </w:r>
          </w:p>
        </w:tc>
      </w:tr>
      <w:tr w14:paraId="47F7A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CF3AF9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 xml:space="preserve">Apple In-App Purchase (StoreKit) </w:t>
            </w:r>
            <w:r>
              <w:rPr>
                <w:rFonts w:ascii="宋体" w:hAnsi="宋体" w:eastAsia="宋体" w:cs="宋体"/>
                <w:kern w:val="0"/>
                <w:sz w:val="21"/>
                <w:szCs w:val="21"/>
                <w:lang w:val="en-US" w:eastAsia="zh-CN" w:bidi="ar"/>
              </w:rPr>
              <w:br w:type="textWrapping"/>
            </w:r>
            <w:r>
              <w:rPr>
                <w:rFonts w:ascii="宋体" w:hAnsi="宋体" w:eastAsia="宋体" w:cs="宋体"/>
                <w:color w:val="5B636E"/>
                <w:kern w:val="0"/>
                <w:sz w:val="19"/>
                <w:szCs w:val="19"/>
                <w:lang w:val="en-US" w:eastAsia="zh-CN" w:bidi="ar"/>
              </w:rPr>
              <w:t>(iOS only)</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C1F75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Apple Inc.</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71E15E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In-app purchase of Star Coins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AD6894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Transaction and order information</w:t>
            </w:r>
          </w:p>
        </w:tc>
      </w:tr>
      <w:tr w14:paraId="2342F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4C9A22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Image dithering processing service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73C2B5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Jiangxi Xingtai Technology Co., Ltd.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28CC2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Converting photos into six-color frame data for e-paper</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DA1550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Images you select for casting</w:t>
            </w:r>
          </w:p>
        </w:tc>
      </w:tr>
    </w:tbl>
    <w:p w14:paraId="5213346B">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7. Storage Location and Retention Periods</w:t>
      </w:r>
    </w:p>
    <w:p w14:paraId="7853CCBF">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Storage location: </w:t>
      </w:r>
      <w:r>
        <w:rPr>
          <w:rFonts w:hint="eastAsia" w:ascii="微软雅黑" w:hAnsi="微软雅黑" w:eastAsia="微软雅黑" w:cs="微软雅黑"/>
          <w:i w:val="0"/>
          <w:iCs w:val="0"/>
          <w:caps w:val="0"/>
          <w:color w:val="1F2328"/>
          <w:spacing w:val="0"/>
          <w:sz w:val="24"/>
          <w:szCs w:val="24"/>
          <w:shd w:val="clear" w:fill="FFFFFF"/>
        </w:rPr>
        <w:t xml:space="preserve">we store your personal information on servers of </w:t>
      </w:r>
      <w:r>
        <w:rPr>
          <w:rStyle w:val="8"/>
          <w:rFonts w:hint="eastAsia" w:ascii="微软雅黑" w:hAnsi="微软雅黑" w:eastAsia="微软雅黑" w:cs="微软雅黑"/>
          <w:b/>
          <w:bCs/>
          <w:i w:val="0"/>
          <w:iCs w:val="0"/>
          <w:caps w:val="0"/>
          <w:color w:val="1F2328"/>
          <w:spacing w:val="0"/>
          <w:sz w:val="24"/>
          <w:szCs w:val="24"/>
          <w:shd w:val="clear" w:fill="FFFFFF"/>
        </w:rPr>
        <w:t>Alibaba Cloud Computing Co., Ltd.</w:t>
      </w:r>
      <w:r>
        <w:rPr>
          <w:rFonts w:hint="eastAsia" w:ascii="微软雅黑" w:hAnsi="微软雅黑" w:eastAsia="微软雅黑" w:cs="微软雅黑"/>
          <w:i w:val="0"/>
          <w:iCs w:val="0"/>
          <w:caps w:val="0"/>
          <w:color w:val="1F2328"/>
          <w:spacing w:val="0"/>
          <w:sz w:val="24"/>
          <w:szCs w:val="24"/>
          <w:shd w:val="clear" w:fill="FFFFFF"/>
        </w:rPr>
        <w:t>.</w:t>
      </w:r>
    </w:p>
    <w:p w14:paraId="085B7F94">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Account and device data: </w:t>
      </w:r>
      <w:ins w:id="53" w:author="小金鱼" w:date="2026-08-30T23:11:08Z">
        <w:r>
          <w:rPr>
            <w:rFonts w:hint="eastAsia" w:ascii="微软雅黑" w:hAnsi="微软雅黑" w:eastAsia="微软雅黑" w:cs="微软雅黑"/>
            <w:i w:val="0"/>
            <w:iCs w:val="0"/>
            <w:caps w:val="0"/>
            <w:color w:val="1F2328"/>
            <w:spacing w:val="0"/>
            <w:sz w:val="24"/>
            <w:szCs w:val="24"/>
            <w:shd w:val="clear" w:fill="FFFFFF"/>
          </w:rPr>
          <w:t>retained from the date of your registration until the date you delete your account; after deletion we will delete or anonymize it, except where retention for verification is required by laws and regulations, judicial authorities, or regulatory authorities.</w:t>
        </w:r>
      </w:ins>
      <w:del w:id="54" w:author="小金鱼" w:date="2026-08-30T23:11:08Z">
        <w:r>
          <w:rPr>
            <w:rFonts w:hint="eastAsia" w:ascii="微软雅黑" w:hAnsi="微软雅黑" w:eastAsia="微软雅黑" w:cs="微软雅黑"/>
            <w:i w:val="0"/>
            <w:iCs w:val="0"/>
            <w:caps w:val="0"/>
            <w:color w:val="1F2328"/>
            <w:spacing w:val="0"/>
            <w:sz w:val="24"/>
            <w:szCs w:val="24"/>
            <w:shd w:val="clear" w:fill="FFFFFF"/>
          </w:rPr>
          <w:delText>自您注册之日起至</w:delText>
        </w:r>
      </w:del>
      <w:del w:id="55" w:author="小金鱼" w:date="2026-08-30T23:11:08Z">
        <w:r>
          <w:rPr>
            <w:rStyle w:val="8"/>
            <w:rFonts w:hint="eastAsia" w:ascii="微软雅黑" w:hAnsi="微软雅黑" w:eastAsia="微软雅黑" w:cs="微软雅黑"/>
            <w:b/>
            <w:bCs/>
            <w:i w:val="0"/>
            <w:iCs w:val="0"/>
            <w:caps w:val="0"/>
            <w:color w:val="1F2328"/>
            <w:spacing w:val="0"/>
            <w:sz w:val="24"/>
            <w:szCs w:val="24"/>
            <w:shd w:val="clear" w:fill="FFFFFF"/>
          </w:rPr>
          <w:delText>您注销账号</w:delText>
        </w:r>
      </w:del>
      <w:del w:id="56" w:author="小金鱼" w:date="2026-08-30T23:11:08Z">
        <w:r>
          <w:rPr>
            <w:rFonts w:hint="eastAsia" w:ascii="微软雅黑" w:hAnsi="微软雅黑" w:eastAsia="微软雅黑" w:cs="微软雅黑"/>
            <w:i w:val="0"/>
            <w:iCs w:val="0"/>
            <w:caps w:val="0"/>
            <w:color w:val="1F2328"/>
            <w:spacing w:val="0"/>
            <w:sz w:val="24"/>
            <w:szCs w:val="24"/>
            <w:shd w:val="clear" w:fill="FFFFFF"/>
          </w:rPr>
          <w:delText>之日止；注销后我们将删除或匿名化处理，法律法规另有保存期限要求的除外。</w:delText>
        </w:r>
      </w:del>
    </w:p>
    <w:p w14:paraId="534FF5BB">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AI conversation records: </w:t>
      </w:r>
      <w:r>
        <w:rPr>
          <w:rFonts w:hint="eastAsia" w:ascii="微软雅黑" w:hAnsi="微软雅黑" w:eastAsia="微软雅黑" w:cs="微软雅黑"/>
          <w:i w:val="0"/>
          <w:iCs w:val="0"/>
          <w:caps w:val="0"/>
          <w:color w:val="1F2328"/>
          <w:spacing w:val="0"/>
          <w:sz w:val="24"/>
          <w:szCs w:val="24"/>
          <w:shd w:val="clear" w:fill="FFFFFF"/>
        </w:rPr>
        <w:t xml:space="preserve">on the server side, </w:t>
      </w:r>
      <w:r>
        <w:rPr>
          <w:rStyle w:val="8"/>
          <w:rFonts w:hint="eastAsia" w:ascii="微软雅黑" w:hAnsi="微软雅黑" w:eastAsia="微软雅黑" w:cs="微软雅黑"/>
          <w:b/>
          <w:bCs/>
          <w:i w:val="0"/>
          <w:iCs w:val="0"/>
          <w:caps w:val="0"/>
          <w:color w:val="1F2328"/>
          <w:spacing w:val="0"/>
          <w:sz w:val="24"/>
          <w:szCs w:val="24"/>
          <w:shd w:val="clear" w:fill="FFFFFF"/>
        </w:rPr>
        <w:t xml:space="preserve">only the most recent 7 days are retained </w:t>
      </w:r>
      <w:r>
        <w:rPr>
          <w:rFonts w:hint="eastAsia" w:ascii="微软雅黑" w:hAnsi="微软雅黑" w:eastAsia="微软雅黑" w:cs="微软雅黑"/>
          <w:i w:val="0"/>
          <w:iCs w:val="0"/>
          <w:caps w:val="0"/>
          <w:color w:val="1F2328"/>
          <w:spacing w:val="0"/>
          <w:sz w:val="24"/>
          <w:szCs w:val="24"/>
          <w:shd w:val="clear" w:fill="FFFFFF"/>
        </w:rPr>
        <w:t>and they are automatically cleared upon expiration.</w:t>
      </w:r>
    </w:p>
    <w:p w14:paraId="491EE64E">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Casted photos and records: </w:t>
      </w:r>
      <w:r>
        <w:rPr>
          <w:rFonts w:hint="eastAsia" w:ascii="微软雅黑" w:hAnsi="微软雅黑" w:eastAsia="微软雅黑" w:cs="微软雅黑"/>
          <w:i w:val="0"/>
          <w:iCs w:val="0"/>
          <w:caps w:val="0"/>
          <w:color w:val="1F2328"/>
          <w:spacing w:val="0"/>
          <w:sz w:val="24"/>
          <w:szCs w:val="24"/>
          <w:shd w:val="clear" w:fill="FFFFFF"/>
        </w:rPr>
        <w:t xml:space="preserve">retained until you delete the record in the app or delete your account. </w:t>
      </w:r>
      <w:r>
        <w:rPr>
          <w:rStyle w:val="8"/>
          <w:rFonts w:hint="eastAsia" w:ascii="微软雅黑" w:hAnsi="微软雅黑" w:eastAsia="微软雅黑" w:cs="微软雅黑"/>
          <w:b/>
          <w:bCs/>
          <w:i w:val="0"/>
          <w:iCs w:val="0"/>
          <w:caps w:val="0"/>
          <w:color w:val="1F2328"/>
          <w:spacing w:val="0"/>
          <w:sz w:val="24"/>
          <w:szCs w:val="24"/>
          <w:shd w:val="clear" w:fill="FFFFFF"/>
        </w:rPr>
        <w:t xml:space="preserve">Please note: deleting a record in the app does not delete the images already displayed on the device </w:t>
      </w:r>
      <w:r>
        <w:rPr>
          <w:rFonts w:hint="eastAsia" w:ascii="微软雅黑" w:hAnsi="微软雅黑" w:eastAsia="微软雅黑" w:cs="微软雅黑"/>
          <w:i w:val="0"/>
          <w:iCs w:val="0"/>
          <w:caps w:val="0"/>
          <w:color w:val="1F2328"/>
          <w:spacing w:val="0"/>
          <w:sz w:val="24"/>
          <w:szCs w:val="24"/>
          <w:shd w:val="clear" w:fill="FFFFFF"/>
        </w:rPr>
        <w:t>; images in the device must be cleared via the in-app "Delete / Clear All" function or by restoring the device to factory settings.</w:t>
      </w:r>
    </w:p>
    <w:p w14:paraId="4FE67AD0">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Transaction records: </w:t>
      </w:r>
      <w:r>
        <w:rPr>
          <w:rFonts w:hint="eastAsia" w:ascii="微软雅黑" w:hAnsi="微软雅黑" w:eastAsia="微软雅黑" w:cs="微软雅黑"/>
          <w:i w:val="0"/>
          <w:iCs w:val="0"/>
          <w:caps w:val="0"/>
          <w:color w:val="1F2328"/>
          <w:spacing w:val="0"/>
          <w:sz w:val="24"/>
          <w:szCs w:val="24"/>
          <w:shd w:val="clear" w:fill="FFFFFF"/>
        </w:rPr>
        <w:t>retained as required by tax and accounting laws and regulations, usually for no less than 5 years.</w:t>
      </w:r>
    </w:p>
    <w:p w14:paraId="789310B0">
      <w:pPr>
        <w:keepNext w:val="0"/>
        <w:keepLines w:val="0"/>
        <w:widowControl/>
        <w:numPr>
          <w:ilvl w:val="0"/>
          <w:numId w:val="9"/>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Audio recordings: </w:t>
      </w:r>
      <w:r>
        <w:rPr>
          <w:rFonts w:hint="eastAsia" w:ascii="微软雅黑" w:hAnsi="微软雅黑" w:eastAsia="微软雅黑" w:cs="微软雅黑"/>
          <w:i w:val="0"/>
          <w:iCs w:val="0"/>
          <w:caps w:val="0"/>
          <w:color w:val="1F2328"/>
          <w:spacing w:val="0"/>
          <w:sz w:val="24"/>
          <w:szCs w:val="24"/>
          <w:shd w:val="clear" w:fill="FFFFFF"/>
        </w:rPr>
        <w:t>not saved; released as soon as transcription is completed.</w:t>
      </w:r>
    </w:p>
    <w:p w14:paraId="41CDBB4E">
      <w:pPr>
        <w:keepNext w:val="0"/>
        <w:keepLines w:val="0"/>
        <w:widowControl/>
        <w:numPr>
          <w:ilvl w:val="0"/>
          <w:numId w:val="9"/>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After the above periods, we will delete or anonymize your personal information.</w:t>
      </w:r>
    </w:p>
    <w:p w14:paraId="2EF380FF">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8. Cross-Border Transfer of Personal Information</w:t>
      </w:r>
    </w:p>
    <w:p w14:paraId="44083E7D">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The text and images you actively input in the AI creation features are transferred to the AI service gateway we deploy in </w:t>
      </w:r>
      <w:r>
        <w:rPr>
          <w:rStyle w:val="8"/>
          <w:rFonts w:hint="eastAsia" w:ascii="微软雅黑" w:hAnsi="微软雅黑" w:eastAsia="微软雅黑" w:cs="微软雅黑"/>
          <w:b/>
          <w:bCs/>
          <w:i w:val="0"/>
          <w:iCs w:val="0"/>
          <w:caps w:val="0"/>
          <w:color w:val="1F2328"/>
          <w:spacing w:val="0"/>
          <w:sz w:val="24"/>
          <w:szCs w:val="24"/>
          <w:shd w:val="clear" w:fill="FFFFFF"/>
        </w:rPr>
        <w:t xml:space="preserve">Singapore (ap-southeast-1 region) </w:t>
      </w:r>
      <w:r>
        <w:rPr>
          <w:rFonts w:hint="eastAsia" w:ascii="微软雅黑" w:hAnsi="微软雅黑" w:eastAsia="微软雅黑" w:cs="微软雅黑"/>
          <w:i w:val="0"/>
          <w:iCs w:val="0"/>
          <w:caps w:val="0"/>
          <w:color w:val="1F2328"/>
          <w:spacing w:val="0"/>
          <w:sz w:val="24"/>
          <w:szCs w:val="24"/>
          <w:shd w:val="clear" w:fill="FFFFFF"/>
        </w:rPr>
        <w:t>for processing, to complete text replies, text-to-image generation, and image beautification. Apart from AI-related data, your other personal information (account, devices, casted photos, etc.) is stored within the People's Republic of China.</w:t>
      </w:r>
    </w:p>
    <w:p w14:paraId="1EE41AD4">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For the above cross-border provision of AI data, we will </w:t>
      </w:r>
      <w:r>
        <w:rPr>
          <w:rStyle w:val="8"/>
          <w:rFonts w:hint="eastAsia" w:ascii="微软雅黑" w:hAnsi="微软雅黑" w:eastAsia="微软雅黑" w:cs="微软雅黑"/>
          <w:b/>
          <w:bCs/>
          <w:i w:val="0"/>
          <w:iCs w:val="0"/>
          <w:caps w:val="0"/>
          <w:color w:val="1F2328"/>
          <w:spacing w:val="0"/>
          <w:sz w:val="24"/>
          <w:szCs w:val="24"/>
          <w:shd w:val="clear" w:fill="FFFFFF"/>
        </w:rPr>
        <w:t xml:space="preserve">separately obtain your consent </w:t>
      </w:r>
      <w:r>
        <w:rPr>
          <w:rFonts w:hint="eastAsia" w:ascii="微软雅黑" w:hAnsi="微软雅黑" w:eastAsia="微软雅黑" w:cs="微软雅黑"/>
          <w:i w:val="0"/>
          <w:iCs w:val="0"/>
          <w:caps w:val="0"/>
          <w:color w:val="1F2328"/>
          <w:spacing w:val="0"/>
          <w:sz w:val="24"/>
          <w:szCs w:val="24"/>
          <w:shd w:val="clear" w:fill="FFFFFF"/>
        </w:rPr>
        <w:t>before you first use the AI features. We hereby inform you of the following:</w:t>
      </w:r>
    </w:p>
    <w:p w14:paraId="2DC8D09D">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Overseas recipient: </w:t>
      </w:r>
      <w:r>
        <w:rPr>
          <w:rFonts w:hint="eastAsia" w:ascii="微软雅黑" w:hAnsi="微软雅黑" w:eastAsia="微软雅黑" w:cs="微软雅黑"/>
          <w:i w:val="0"/>
          <w:iCs w:val="0"/>
          <w:caps w:val="0"/>
          <w:color w:val="1F2328"/>
          <w:spacing w:val="0"/>
          <w:sz w:val="24"/>
          <w:szCs w:val="24"/>
          <w:shd w:val="clear" w:fill="FFFFFF"/>
        </w:rPr>
        <w:t>Beijing Volcano Engine Technology Co., Ltd. (the AI service provider, whose service gateway is deployed in Singapore).</w:t>
      </w:r>
    </w:p>
    <w:p w14:paraId="6970465A">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Contact information: </w:t>
      </w:r>
      <w:r>
        <w:rPr>
          <w:rFonts w:hint="eastAsia" w:ascii="微软雅黑" w:hAnsi="微软雅黑" w:eastAsia="微软雅黑" w:cs="微软雅黑"/>
          <w:i w:val="0"/>
          <w:iCs w:val="0"/>
          <w:caps w:val="0"/>
          <w:color w:val="1F2328"/>
          <w:spacing w:val="0"/>
          <w:sz w:val="24"/>
          <w:szCs w:val="24"/>
          <w:shd w:val="clear" w:fill="FFFFFF"/>
        </w:rPr>
        <w:t>see Section 13 of this Policy.</w:t>
      </w:r>
    </w:p>
    <w:p w14:paraId="2BAD72EA">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Purpose of processing: </w:t>
      </w:r>
      <w:r>
        <w:rPr>
          <w:rFonts w:hint="eastAsia" w:ascii="微软雅黑" w:hAnsi="微软雅黑" w:eastAsia="微软雅黑" w:cs="微软雅黑"/>
          <w:i w:val="0"/>
          <w:iCs w:val="0"/>
          <w:caps w:val="0"/>
          <w:color w:val="1F2328"/>
          <w:spacing w:val="0"/>
          <w:sz w:val="24"/>
          <w:szCs w:val="24"/>
          <w:shd w:val="clear" w:fill="FFFFFF"/>
        </w:rPr>
        <w:t>to generate text replies, generate or beautify images.</w:t>
      </w:r>
    </w:p>
    <w:p w14:paraId="493503F9">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Method of processing: </w:t>
      </w:r>
      <w:r>
        <w:rPr>
          <w:rFonts w:hint="eastAsia" w:ascii="微软雅黑" w:hAnsi="微软雅黑" w:eastAsia="微软雅黑" w:cs="微软雅黑"/>
          <w:i w:val="0"/>
          <w:iCs w:val="0"/>
          <w:caps w:val="0"/>
          <w:color w:val="1F2328"/>
          <w:spacing w:val="0"/>
          <w:sz w:val="24"/>
          <w:szCs w:val="24"/>
          <w:shd w:val="clear" w:fill="FFFFFF"/>
        </w:rPr>
        <w:t>the AI service gateway receives the text and images you send for the current request, uses them only to process that request, does not use them for model training, and does not retain the original content after processing (conversation records are retained for only 7 days on domestic servers).</w:t>
      </w:r>
    </w:p>
    <w:p w14:paraId="3EB4A2D4">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Types of personal information: </w:t>
      </w:r>
      <w:r>
        <w:rPr>
          <w:rFonts w:hint="eastAsia" w:ascii="微软雅黑" w:hAnsi="微软雅黑" w:eastAsia="微软雅黑" w:cs="微软雅黑"/>
          <w:i w:val="0"/>
          <w:iCs w:val="0"/>
          <w:caps w:val="0"/>
          <w:color w:val="1F2328"/>
          <w:spacing w:val="0"/>
          <w:sz w:val="24"/>
          <w:szCs w:val="24"/>
          <w:shd w:val="clear" w:fill="FFFFFF"/>
        </w:rPr>
        <w:t>the text you actively input and the images you actively upload in AI conversations.</w:t>
      </w:r>
    </w:p>
    <w:p w14:paraId="6E0C5E17">
      <w:pPr>
        <w:keepNext w:val="0"/>
        <w:keepLines w:val="0"/>
        <w:widowControl/>
        <w:numPr>
          <w:ilvl w:val="0"/>
          <w:numId w:val="10"/>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How to exercise rights against the overseas recipient: </w:t>
      </w:r>
      <w:r>
        <w:rPr>
          <w:rFonts w:hint="eastAsia" w:ascii="微软雅黑" w:hAnsi="微软雅黑" w:eastAsia="微软雅黑" w:cs="微软雅黑"/>
          <w:i w:val="0"/>
          <w:iCs w:val="0"/>
          <w:caps w:val="0"/>
          <w:color w:val="1F2328"/>
          <w:spacing w:val="0"/>
          <w:sz w:val="24"/>
          <w:szCs w:val="24"/>
          <w:shd w:val="clear" w:fill="FFFFFF"/>
        </w:rPr>
        <w:t>you may contact us via the means in Section 13 of this Policy to exercise rights such as access, correction, deletion, and withdrawal of consent.</w:t>
      </w:r>
    </w:p>
    <w:p w14:paraId="5D9D8AF3">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We provide data overseas only after satisfying statutory conditions such as passing a security assessment or entering into standard contracts, ensuring that your personal information receives abroad a level of protection equivalent to that within China.</w:t>
      </w:r>
    </w:p>
    <w:p w14:paraId="7C187A6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9. How We Protect Your Personal Information</w:t>
      </w:r>
    </w:p>
    <w:p w14:paraId="2D0ED6CB">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Transport layer: network communications between our servers and third-party services are all encrypted via HTTPS.</w:t>
      </w:r>
    </w:p>
    <w:p w14:paraId="5BA3B2A4">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Access control: least-privilege, on-demand authorization is applied to personal information, and employee access requires approval and is logged.</w:t>
      </w:r>
    </w:p>
    <w:p w14:paraId="275B1ABF">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Account security: login credentials have a validity period and an expiration mechanism; after expiration, re-login is required.</w:t>
      </w:r>
    </w:p>
    <w:p w14:paraId="21C9406D">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Device connection: commands are sent to the e-paper photo frame only after device identity verification, preventing accidental operations on other people's devices.</w:t>
      </w:r>
    </w:p>
    <w:p w14:paraId="367B1F12">
      <w:pPr>
        <w:keepNext w:val="0"/>
        <w:keepLines w:val="0"/>
        <w:widowControl/>
        <w:numPr>
          <w:ilvl w:val="0"/>
          <w:numId w:val="11"/>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Security incident response: </w:t>
      </w:r>
      <w:r>
        <w:rPr>
          <w:rFonts w:hint="eastAsia" w:ascii="微软雅黑" w:hAnsi="微软雅黑" w:eastAsia="微软雅黑" w:cs="微软雅黑"/>
          <w:i w:val="0"/>
          <w:iCs w:val="0"/>
          <w:caps w:val="0"/>
          <w:color w:val="1F2328"/>
          <w:spacing w:val="0"/>
          <w:sz w:val="24"/>
          <w:szCs w:val="24"/>
          <w:shd w:val="clear" w:fill="FFFFFF"/>
        </w:rPr>
        <w:t>in the unfortunate event of a personal information security incident, we will, as required by law, promptly inform you via push notifications, in-app announcements, or email of the situation, the measures we have taken, and suggestions for your self-protection, and report to the regulatory authorities.</w:t>
      </w:r>
    </w:p>
    <w:p w14:paraId="65C646EE">
      <w:pPr>
        <w:keepNext w:val="0"/>
        <w:keepLines w:val="0"/>
        <w:widowControl/>
        <w:numPr>
          <w:ilvl w:val="0"/>
          <w:numId w:val="11"/>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Please note: </w:t>
      </w:r>
      <w:r>
        <w:rPr>
          <w:rStyle w:val="8"/>
          <w:rFonts w:hint="eastAsia" w:ascii="微软雅黑" w:hAnsi="微软雅黑" w:eastAsia="微软雅黑" w:cs="微软雅黑"/>
          <w:b/>
          <w:bCs/>
          <w:i w:val="0"/>
          <w:iCs w:val="0"/>
          <w:caps w:val="0"/>
          <w:color w:val="1F2328"/>
          <w:spacing w:val="0"/>
          <w:sz w:val="24"/>
          <w:szCs w:val="24"/>
          <w:shd w:val="clear" w:fill="FFFFFF"/>
        </w:rPr>
        <w:t xml:space="preserve">the internet is not an absolutely secure environment </w:t>
      </w:r>
      <w:r>
        <w:rPr>
          <w:rFonts w:hint="eastAsia" w:ascii="微软雅黑" w:hAnsi="微软雅黑" w:eastAsia="微软雅黑" w:cs="微软雅黑"/>
          <w:i w:val="0"/>
          <w:iCs w:val="0"/>
          <w:caps w:val="0"/>
          <w:color w:val="1F2328"/>
          <w:spacing w:val="0"/>
          <w:sz w:val="24"/>
          <w:szCs w:val="24"/>
          <w:shd w:val="clear" w:fill="FFFFFF"/>
        </w:rPr>
        <w:t>; please keep your account and verification codes safe and do not disclose them to others.</w:t>
      </w:r>
    </w:p>
    <w:p w14:paraId="5D9571C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10. Your Rights</w:t>
      </w:r>
    </w:p>
    <w:p w14:paraId="59EFC377">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In accordance with the Personal Information Protection Law of the People's Republic of China and other laws and regulations, you have the following rights over your personal information:</w:t>
      </w:r>
    </w:p>
    <w:p w14:paraId="585A9877">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Access and copying: </w:t>
      </w:r>
      <w:r>
        <w:rPr>
          <w:rFonts w:hint="eastAsia" w:ascii="微软雅黑" w:hAnsi="微软雅黑" w:eastAsia="微软雅黑" w:cs="微软雅黑"/>
          <w:i w:val="0"/>
          <w:iCs w:val="0"/>
          <w:caps w:val="0"/>
          <w:color w:val="1F2328"/>
          <w:spacing w:val="0"/>
          <w:sz w:val="24"/>
          <w:szCs w:val="24"/>
          <w:shd w:val="clear" w:fill="FFFFFF"/>
        </w:rPr>
        <w:t>view your account profile in "Me → Personal Information"; to obtain a copy, contact us via the means in Section 13.</w:t>
      </w:r>
    </w:p>
    <w:p w14:paraId="0AEB2EA5">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Correction and supplementation: </w:t>
      </w:r>
      <w:r>
        <w:rPr>
          <w:rFonts w:hint="eastAsia" w:ascii="微软雅黑" w:hAnsi="微软雅黑" w:eastAsia="微软雅黑" w:cs="微软雅黑"/>
          <w:i w:val="0"/>
          <w:iCs w:val="0"/>
          <w:caps w:val="0"/>
          <w:color w:val="1F2328"/>
          <w:spacing w:val="0"/>
          <w:sz w:val="24"/>
          <w:szCs w:val="24"/>
          <w:shd w:val="clear" w:fill="FFFFFF"/>
        </w:rPr>
        <w:t>modify your nickname and avatar in "Me → Personal Information"; change the device name in the device details.</w:t>
      </w:r>
    </w:p>
    <w:p w14:paraId="56F432DC">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Deletion: </w:t>
      </w:r>
      <w:r>
        <w:rPr>
          <w:rFonts w:hint="eastAsia" w:ascii="微软雅黑" w:hAnsi="微软雅黑" w:eastAsia="微软雅黑" w:cs="微软雅黑"/>
          <w:i w:val="0"/>
          <w:iCs w:val="0"/>
          <w:caps w:val="0"/>
          <w:color w:val="1F2328"/>
          <w:spacing w:val="0"/>
          <w:sz w:val="24"/>
          <w:szCs w:val="24"/>
          <w:shd w:val="clear" w:fill="FFFFFF"/>
        </w:rPr>
        <w:t>you may delete casting records, album content, AI conversations, and bound devices yourself.</w:t>
      </w:r>
    </w:p>
    <w:p w14:paraId="3626FD3B">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Withdrawal of consent: </w:t>
      </w:r>
      <w:r>
        <w:rPr>
          <w:rFonts w:hint="eastAsia" w:ascii="微软雅黑" w:hAnsi="微软雅黑" w:eastAsia="微软雅黑" w:cs="微软雅黑"/>
          <w:i w:val="0"/>
          <w:iCs w:val="0"/>
          <w:caps w:val="0"/>
          <w:color w:val="1F2328"/>
          <w:spacing w:val="0"/>
          <w:sz w:val="24"/>
          <w:szCs w:val="24"/>
          <w:shd w:val="clear" w:fill="FFFFFF"/>
        </w:rPr>
        <w:t>you may revoke granted permissions in the system settings (see Section 3); you may stop the relevant processing by ceasing to use the AI features in the app.</w:t>
      </w:r>
    </w:p>
    <w:p w14:paraId="4524185D">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Account deletion: </w:t>
      </w:r>
      <w:r>
        <w:rPr>
          <w:rFonts w:hint="eastAsia" w:ascii="微软雅黑" w:hAnsi="微软雅黑" w:eastAsia="微软雅黑" w:cs="微软雅黑"/>
          <w:i w:val="0"/>
          <w:iCs w:val="0"/>
          <w:caps w:val="0"/>
          <w:color w:val="1F2328"/>
          <w:spacing w:val="0"/>
          <w:sz w:val="24"/>
          <w:szCs w:val="24"/>
          <w:shd w:val="clear" w:fill="FFFFFF"/>
        </w:rPr>
        <w:t xml:space="preserve">submit via "Me → Settings → Delete Account"; after deletion we will </w:t>
      </w:r>
      <w:r>
        <w:rPr>
          <w:rStyle w:val="8"/>
          <w:rFonts w:hint="eastAsia" w:ascii="微软雅黑" w:hAnsi="微软雅黑" w:eastAsia="微软雅黑" w:cs="微软雅黑"/>
          <w:b/>
          <w:bCs/>
          <w:i w:val="0"/>
          <w:iCs w:val="0"/>
          <w:caps w:val="0"/>
          <w:color w:val="1F2328"/>
          <w:spacing w:val="0"/>
          <w:sz w:val="24"/>
          <w:szCs w:val="24"/>
          <w:shd w:val="clear" w:fill="FFFFFF"/>
        </w:rPr>
        <w:t xml:space="preserve">delete or anonymize all information related to you stored on our servers </w:t>
      </w:r>
      <w:r>
        <w:rPr>
          <w:rFonts w:hint="eastAsia" w:ascii="微软雅黑" w:hAnsi="微软雅黑" w:eastAsia="微软雅黑" w:cs="微软雅黑"/>
          <w:i w:val="0"/>
          <w:iCs w:val="0"/>
          <w:caps w:val="0"/>
          <w:color w:val="1F2328"/>
          <w:spacing w:val="0"/>
          <w:sz w:val="24"/>
          <w:szCs w:val="24"/>
          <w:shd w:val="clear" w:fill="FFFFFF"/>
        </w:rPr>
        <w:t xml:space="preserve">, including your account profile, casting records, and AI conversations, as well as </w:t>
      </w:r>
      <w:r>
        <w:rPr>
          <w:rStyle w:val="8"/>
          <w:rFonts w:hint="eastAsia" w:ascii="微软雅黑" w:hAnsi="微软雅黑" w:eastAsia="微软雅黑" w:cs="微软雅黑"/>
          <w:b/>
          <w:bCs/>
          <w:i w:val="0"/>
          <w:iCs w:val="0"/>
          <w:caps w:val="0"/>
          <w:color w:val="1F2328"/>
          <w:spacing w:val="0"/>
          <w:sz w:val="24"/>
          <w:szCs w:val="24"/>
          <w:shd w:val="clear" w:fill="FFFFFF"/>
        </w:rPr>
        <w:t xml:space="preserve">the original images you uploaded </w:t>
      </w:r>
      <w:r>
        <w:rPr>
          <w:rFonts w:hint="eastAsia" w:ascii="微软雅黑" w:hAnsi="微软雅黑" w:eastAsia="微软雅黑" w:cs="微软雅黑"/>
          <w:i w:val="0"/>
          <w:iCs w:val="0"/>
          <w:caps w:val="0"/>
          <w:color w:val="1F2328"/>
          <w:spacing w:val="0"/>
          <w:sz w:val="24"/>
          <w:szCs w:val="24"/>
          <w:shd w:val="clear" w:fill="FFFFFF"/>
        </w:rPr>
        <w:t xml:space="preserve">(photos used for album display and re-casting). </w:t>
      </w:r>
      <w:r>
        <w:rPr>
          <w:rStyle w:val="8"/>
          <w:rFonts w:hint="eastAsia" w:ascii="微软雅黑" w:hAnsi="微软雅黑" w:eastAsia="微软雅黑" w:cs="微软雅黑"/>
          <w:b/>
          <w:bCs/>
          <w:i w:val="0"/>
          <w:iCs w:val="0"/>
          <w:caps w:val="0"/>
          <w:color w:val="1F2328"/>
          <w:spacing w:val="0"/>
          <w:sz w:val="24"/>
          <w:szCs w:val="24"/>
          <w:shd w:val="clear" w:fill="FFFFFF"/>
        </w:rPr>
        <w:t xml:space="preserve">This operation is irreversible </w:t>
      </w:r>
      <w:r>
        <w:rPr>
          <w:rFonts w:hint="eastAsia" w:ascii="微软雅黑" w:hAnsi="微软雅黑" w:eastAsia="微软雅黑" w:cs="微软雅黑"/>
          <w:i w:val="0"/>
          <w:iCs w:val="0"/>
          <w:caps w:val="0"/>
          <w:color w:val="1F2328"/>
          <w:spacing w:val="0"/>
          <w:sz w:val="24"/>
          <w:szCs w:val="24"/>
          <w:shd w:val="clear" w:fill="FFFFFF"/>
        </w:rPr>
        <w:t xml:space="preserve">. </w:t>
      </w:r>
      <w:r>
        <w:rPr>
          <w:rStyle w:val="8"/>
          <w:rFonts w:hint="eastAsia" w:ascii="微软雅黑" w:hAnsi="微软雅黑" w:eastAsia="微软雅黑" w:cs="微软雅黑"/>
          <w:b/>
          <w:bCs/>
          <w:i w:val="0"/>
          <w:iCs w:val="0"/>
          <w:caps w:val="0"/>
          <w:color w:val="1F2328"/>
          <w:spacing w:val="0"/>
          <w:sz w:val="24"/>
          <w:szCs w:val="24"/>
          <w:shd w:val="clear" w:fill="FFFFFF"/>
        </w:rPr>
        <w:t xml:space="preserve">Please clear the photos in your e-paper device before deleting your account </w:t>
      </w:r>
      <w:r>
        <w:rPr>
          <w:rFonts w:hint="eastAsia" w:ascii="微软雅黑" w:hAnsi="微软雅黑" w:eastAsia="微软雅黑" w:cs="微软雅黑"/>
          <w:i w:val="0"/>
          <w:iCs w:val="0"/>
          <w:caps w:val="0"/>
          <w:color w:val="1F2328"/>
          <w:spacing w:val="0"/>
          <w:sz w:val="24"/>
          <w:szCs w:val="24"/>
          <w:shd w:val="clear" w:fill="FFFFFF"/>
        </w:rPr>
        <w:t>— after deletion, the binding between your account and the device is released, and you will no longer be able to delete images already cast to the device via this App (images in the device are not automatically cleared when the account is deleted).</w:t>
      </w:r>
    </w:p>
    <w:p w14:paraId="7EC70944">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Explanation: </w:t>
      </w:r>
      <w:r>
        <w:rPr>
          <w:rFonts w:hint="eastAsia" w:ascii="微软雅黑" w:hAnsi="微软雅黑" w:eastAsia="微软雅黑" w:cs="微软雅黑"/>
          <w:i w:val="0"/>
          <w:iCs w:val="0"/>
          <w:caps w:val="0"/>
          <w:color w:val="1F2328"/>
          <w:spacing w:val="0"/>
          <w:sz w:val="24"/>
          <w:szCs w:val="24"/>
          <w:shd w:val="clear" w:fill="FFFFFF"/>
        </w:rPr>
        <w:t>you have the right to ask us to explain our personal information processing rules.</w:t>
      </w:r>
    </w:p>
    <w:p w14:paraId="5D70209F">
      <w:pPr>
        <w:keepNext w:val="0"/>
        <w:keepLines w:val="0"/>
        <w:widowControl/>
        <w:numPr>
          <w:ilvl w:val="0"/>
          <w:numId w:val="12"/>
        </w:numPr>
        <w:suppressLineNumbers w:val="0"/>
        <w:spacing w:before="60" w:beforeAutospacing="0" w:after="60" w:afterAutospacing="0"/>
        <w:ind w:left="0" w:right="0" w:hanging="360"/>
        <w:rPr>
          <w:color w:val="1F2328"/>
        </w:rPr>
      </w:pPr>
      <w:r>
        <w:rPr>
          <w:rStyle w:val="8"/>
          <w:rFonts w:hint="eastAsia" w:ascii="微软雅黑" w:hAnsi="微软雅黑" w:eastAsia="微软雅黑" w:cs="微软雅黑"/>
          <w:b/>
          <w:bCs/>
          <w:i w:val="0"/>
          <w:iCs w:val="0"/>
          <w:caps w:val="0"/>
          <w:color w:val="1F2328"/>
          <w:spacing w:val="0"/>
          <w:sz w:val="24"/>
          <w:szCs w:val="24"/>
          <w:shd w:val="clear" w:fill="FFFFFF"/>
        </w:rPr>
        <w:t xml:space="preserve">Obtaining copies and portability: </w:t>
      </w:r>
      <w:r>
        <w:rPr>
          <w:rFonts w:hint="eastAsia" w:ascii="微软雅黑" w:hAnsi="微软雅黑" w:eastAsia="微软雅黑" w:cs="微软雅黑"/>
          <w:i w:val="0"/>
          <w:iCs w:val="0"/>
          <w:caps w:val="0"/>
          <w:color w:val="1F2328"/>
          <w:spacing w:val="0"/>
          <w:sz w:val="24"/>
          <w:szCs w:val="24"/>
          <w:shd w:val="clear" w:fill="FFFFFF"/>
        </w:rPr>
        <w:t>where the conditions set by the national cyberspace administration are met, you may request that we transfer your personal information to a personal information processor you designate.</w:t>
      </w:r>
    </w:p>
    <w:p w14:paraId="60F70B2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We will respond within </w:t>
      </w:r>
      <w:r>
        <w:rPr>
          <w:rStyle w:val="8"/>
          <w:rFonts w:hint="eastAsia" w:ascii="微软雅黑" w:hAnsi="微软雅黑" w:eastAsia="微软雅黑" w:cs="微软雅黑"/>
          <w:b/>
          <w:bCs/>
          <w:i w:val="0"/>
          <w:iCs w:val="0"/>
          <w:caps w:val="0"/>
          <w:color w:val="1F2328"/>
          <w:spacing w:val="0"/>
          <w:sz w:val="24"/>
          <w:szCs w:val="24"/>
          <w:shd w:val="clear" w:fill="FFFFFF"/>
        </w:rPr>
        <w:t xml:space="preserve">15 working days </w:t>
      </w:r>
      <w:r>
        <w:rPr>
          <w:rFonts w:hint="eastAsia" w:ascii="微软雅黑" w:hAnsi="微软雅黑" w:eastAsia="微软雅黑" w:cs="微软雅黑"/>
          <w:i w:val="0"/>
          <w:iCs w:val="0"/>
          <w:caps w:val="0"/>
          <w:color w:val="1F2328"/>
          <w:spacing w:val="0"/>
          <w:sz w:val="24"/>
          <w:szCs w:val="24"/>
          <w:shd w:val="clear" w:fill="FFFFFF"/>
        </w:rPr>
        <w:t>after receiving your request and verifying your identity. We may refuse repeated requests without legitimate grounds, requests requiring disproportionate cost, or requests that could harm the legitimate rights and interests of others, and will explain the reasons.</w:t>
      </w:r>
    </w:p>
    <w:p w14:paraId="089ADB79">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11. Protection of Minors</w:t>
      </w:r>
    </w:p>
    <w:p w14:paraId="29F6D86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This App is primarily intended for adults. </w:t>
      </w:r>
      <w:r>
        <w:rPr>
          <w:rStyle w:val="8"/>
          <w:rFonts w:hint="eastAsia" w:ascii="微软雅黑" w:hAnsi="微软雅黑" w:eastAsia="微软雅黑" w:cs="微软雅黑"/>
          <w:b/>
          <w:bCs/>
          <w:i w:val="0"/>
          <w:iCs w:val="0"/>
          <w:caps w:val="0"/>
          <w:color w:val="1F2328"/>
          <w:spacing w:val="0"/>
          <w:sz w:val="24"/>
          <w:szCs w:val="24"/>
          <w:shd w:val="clear" w:fill="FFFFFF"/>
        </w:rPr>
        <w:t xml:space="preserve">If you are a minor under 14 years of age, please be sure to read this Policy accompanied by your parents or other guardians, and use this App and provide personal information only after your guardian's consent. </w:t>
      </w:r>
      <w:r>
        <w:rPr>
          <w:rFonts w:hint="eastAsia" w:ascii="微软雅黑" w:hAnsi="微软雅黑" w:eastAsia="微软雅黑" w:cs="微软雅黑"/>
          <w:i w:val="0"/>
          <w:iCs w:val="0"/>
          <w:caps w:val="0"/>
          <w:color w:val="1F2328"/>
          <w:spacing w:val="0"/>
          <w:sz w:val="24"/>
          <w:szCs w:val="24"/>
          <w:shd w:val="clear" w:fill="FFFFFF"/>
        </w:rPr>
        <w:t>We do not proactively collect minors' personal information for marketing purposes. If we discover that we have collected the personal information of a minor under 14 years of age without the guardian's prior consent, we will delete the relevant data as soon as possible. If a guardian discovers such circumstances, they may contact us via the means in Section 13 to request deletion.</w:t>
      </w:r>
    </w:p>
    <w:p w14:paraId="59BA394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12. Updates to This Policy</w:t>
      </w:r>
    </w:p>
    <w:p w14:paraId="4C8B5570">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To provide better services, or due to changes in laws and regulations or our business, we may revise this Policy from time to time. After a revision, we will notify you in a prominent manner within the app (pop-up, announcement, or update prompt) and update the "Last Updated" date at the top. </w:t>
      </w:r>
      <w:r>
        <w:rPr>
          <w:rStyle w:val="8"/>
          <w:rFonts w:hint="eastAsia" w:ascii="微软雅黑" w:hAnsi="微软雅黑" w:eastAsia="微软雅黑" w:cs="微软雅黑"/>
          <w:b/>
          <w:bCs/>
          <w:i w:val="0"/>
          <w:iCs w:val="0"/>
          <w:caps w:val="0"/>
          <w:color w:val="1F2328"/>
          <w:spacing w:val="0"/>
          <w:sz w:val="24"/>
          <w:szCs w:val="24"/>
          <w:shd w:val="clear" w:fill="FFFFFF"/>
        </w:rPr>
        <w:t xml:space="preserve">Where the revision involves major changes to the purposes, methods, or types of personal information processing, we will obtain your consent again. </w:t>
      </w:r>
      <w:r>
        <w:rPr>
          <w:rFonts w:hint="eastAsia" w:ascii="微软雅黑" w:hAnsi="微软雅黑" w:eastAsia="微软雅黑" w:cs="微软雅黑"/>
          <w:i w:val="0"/>
          <w:iCs w:val="0"/>
          <w:caps w:val="0"/>
          <w:color w:val="1F2328"/>
          <w:spacing w:val="0"/>
          <w:sz w:val="24"/>
          <w:szCs w:val="24"/>
          <w:shd w:val="clear" w:fill="FFFFFF"/>
        </w:rPr>
        <w:t>If you do not agree to the revised content, you may stop using this App and delete your account.</w:t>
      </w:r>
    </w:p>
    <w:p w14:paraId="6EED1178">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13. How to Contact Us</w:t>
      </w:r>
    </w:p>
    <w:p w14:paraId="6D7BDBD9">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 xml:space="preserve">Personal information protection email: </w:t>
      </w:r>
      <w:r>
        <w:rPr>
          <w:rStyle w:val="8"/>
          <w:rFonts w:hint="eastAsia" w:ascii="微软雅黑" w:hAnsi="微软雅黑" w:eastAsia="微软雅黑" w:cs="微软雅黑"/>
          <w:b/>
          <w:bCs/>
          <w:i w:val="0"/>
          <w:iCs w:val="0"/>
          <w:caps w:val="0"/>
          <w:color w:val="1F2328"/>
          <w:spacing w:val="0"/>
          <w:sz w:val="24"/>
          <w:szCs w:val="24"/>
          <w:shd w:val="clear" w:fill="FFFFFF"/>
        </w:rPr>
        <w:t>boltstarservice@boltstar.net</w:t>
      </w:r>
    </w:p>
    <w:p w14:paraId="46B287F0">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Company name: Qihe Ming (Shenzhen) New Energy Technology Co., Ltd.</w:t>
      </w:r>
    </w:p>
    <w:p w14:paraId="31EE0FFF">
      <w:pPr>
        <w:keepNext w:val="0"/>
        <w:keepLines w:val="0"/>
        <w:widowControl/>
        <w:numPr>
          <w:ilvl w:val="0"/>
          <w:numId w:val="13"/>
        </w:numPr>
        <w:suppressLineNumbers w:val="0"/>
        <w:spacing w:before="60" w:beforeAutospacing="0" w:after="60" w:afterAutospacing="0"/>
        <w:ind w:left="0" w:right="0" w:hanging="360"/>
        <w:rPr>
          <w:color w:val="1F2328"/>
        </w:rPr>
      </w:pPr>
      <w:r>
        <w:rPr>
          <w:rFonts w:hint="eastAsia" w:ascii="微软雅黑" w:hAnsi="微软雅黑" w:eastAsia="微软雅黑" w:cs="微软雅黑"/>
          <w:i w:val="0"/>
          <w:iCs w:val="0"/>
          <w:caps w:val="0"/>
          <w:color w:val="1F2328"/>
          <w:spacing w:val="0"/>
          <w:sz w:val="24"/>
          <w:szCs w:val="24"/>
          <w:shd w:val="clear" w:fill="FFFFFF"/>
        </w:rPr>
        <w:t>Registered address: Room 516, Hantang Building, No. 1 Xinglong Street, Zhongxin Street Community, Shahe Subdistrict, Nanshan District, Shenzhen</w:t>
      </w:r>
    </w:p>
    <w:p w14:paraId="0A145419">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 xml:space="preserve">We will respond within 15 working days after receiving your questions, comments, or complaints. If you are not satisfied with our response, you may also file complaints with </w:t>
      </w:r>
      <w:r>
        <w:rPr>
          <w:rStyle w:val="8"/>
          <w:rFonts w:hint="eastAsia" w:ascii="微软雅黑" w:hAnsi="微软雅黑" w:eastAsia="微软雅黑" w:cs="微软雅黑"/>
          <w:b/>
          <w:bCs/>
          <w:i w:val="0"/>
          <w:iCs w:val="0"/>
          <w:caps w:val="0"/>
          <w:color w:val="1F2328"/>
          <w:spacing w:val="0"/>
          <w:sz w:val="24"/>
          <w:szCs w:val="24"/>
          <w:shd w:val="clear" w:fill="FFFFFF"/>
        </w:rPr>
        <w:t xml:space="preserve">regulatory authorities such as the cyberspace, telecommunications, public security, and market regulation authorities </w:t>
      </w:r>
      <w:r>
        <w:rPr>
          <w:rFonts w:hint="eastAsia" w:ascii="微软雅黑" w:hAnsi="微软雅黑" w:eastAsia="微软雅黑" w:cs="微软雅黑"/>
          <w:i w:val="0"/>
          <w:iCs w:val="0"/>
          <w:caps w:val="0"/>
          <w:color w:val="1F2328"/>
          <w:spacing w:val="0"/>
          <w:sz w:val="24"/>
          <w:szCs w:val="24"/>
          <w:shd w:val="clear" w:fill="FFFFFF"/>
        </w:rPr>
        <w:t>or bring a lawsuit before a people's court with jurisdiction at the defendant's domicile.</w:t>
      </w:r>
    </w:p>
    <w:p w14:paraId="29259680">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14. Appendix: List of Personal Information Collected</w:t>
      </w:r>
    </w:p>
    <w:p w14:paraId="3BE830A7">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This list is intended to present the collection situation to you in one place, and also corresponds to the basis for filling in the App Store "App Privacy" labels.</w:t>
      </w:r>
    </w:p>
    <w:tbl>
      <w:tblPr>
        <w:tblStyle w:val="6"/>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1"/>
        <w:gridCol w:w="2116"/>
        <w:gridCol w:w="2829"/>
        <w:gridCol w:w="2370"/>
        <w:gridCol w:w="2264"/>
      </w:tblGrid>
      <w:tr w14:paraId="69AD0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26507F39">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Information type</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30FE61CF">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Necessary?</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26B8342A">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Collection scenario</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4C3897AC">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Linked to identity?</w:t>
            </w:r>
          </w:p>
        </w:tc>
        <w:tc>
          <w:tcPr>
            <w:tcW w:w="0" w:type="auto"/>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
          <w:p w14:paraId="028390E4">
            <w:pPr>
              <w:keepNext w:val="0"/>
              <w:keepLines w:val="0"/>
              <w:widowControl/>
              <w:suppressLineNumbers w:val="0"/>
              <w:jc w:val="left"/>
              <w:textAlignment w:val="top"/>
              <w:rPr>
                <w:b/>
                <w:bCs/>
                <w:sz w:val="21"/>
                <w:szCs w:val="21"/>
              </w:rPr>
            </w:pPr>
            <w:r>
              <w:rPr>
                <w:rFonts w:ascii="宋体" w:hAnsi="宋体" w:eastAsia="宋体" w:cs="宋体"/>
                <w:b/>
                <w:bCs/>
                <w:kern w:val="0"/>
                <w:sz w:val="21"/>
                <w:szCs w:val="21"/>
                <w:lang w:val="en-US" w:eastAsia="zh-CN" w:bidi="ar"/>
              </w:rPr>
              <w:t>Used for tracking?</w:t>
            </w:r>
          </w:p>
        </w:tc>
      </w:tr>
      <w:tr w14:paraId="42E6D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0B53F3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Mobile phone number (sensitive)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201D03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13FBD6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Registration and log-in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7372EE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11EC45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6AF0D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813829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Nickname and avatar</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E7C908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5E2825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Completing your profile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7F3D80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F3C24C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578BF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67D3F5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Photos (actively selected by you)</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B091CD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 (casting feature)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7B8F46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Casting, AI upload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BC0AD7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2DFF3C3">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5841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D71B9B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Audio (recordings)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A1824F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F47953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voice input (instant transcription, not retained)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F6CEF0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D75634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3F96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16228D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User content (AI chat text and generated results)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BB881F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CF434C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AI creation (retained on server for 7 days)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8BC8C7">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C2146B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3B373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76608D">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Location permission (no location data collected)</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66E78C4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 (prerequisite for Bluetooth scanning)</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8C83B8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Searching for nearby devices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2840610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E8E16AA">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5C790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794FEF2">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Bound device information (hardware ID, model, firmware, battery)</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503441E1">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8873DB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Device binding and connection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7A72F7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4E246B5">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11086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0A8DDF">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Purchase and consumption records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EE7A2E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 (purchase feature)</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F165744">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Star Coin top-up and consumption</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4590DE99">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5C21EE8">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r w14:paraId="6BF79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3DCB076E">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Terminal information and operation logs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02912A8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Yes</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68AAD1B">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Compatibility, troubleshooting, security</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703AA916">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c>
          <w:tcPr>
            <w:tcW w:w="0" w:type="auto"/>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
          <w:p w14:paraId="1DE34570">
            <w:pPr>
              <w:keepNext w:val="0"/>
              <w:keepLines w:val="0"/>
              <w:widowControl/>
              <w:suppressLineNumbers w:val="0"/>
              <w:jc w:val="left"/>
              <w:textAlignment w:val="top"/>
              <w:rPr>
                <w:sz w:val="21"/>
                <w:szCs w:val="21"/>
              </w:rPr>
            </w:pPr>
            <w:r>
              <w:rPr>
                <w:rFonts w:ascii="宋体" w:hAnsi="宋体" w:eastAsia="宋体" w:cs="宋体"/>
                <w:kern w:val="0"/>
                <w:sz w:val="21"/>
                <w:szCs w:val="21"/>
                <w:lang w:val="en-US" w:eastAsia="zh-CN" w:bidi="ar"/>
              </w:rPr>
              <w:t>No</w:t>
            </w:r>
          </w:p>
        </w:tc>
      </w:tr>
    </w:tbl>
    <w:p w14:paraId="0C7F78BF">
      <w:pPr>
        <w:pStyle w:val="5"/>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8"/>
          <w:rFonts w:hint="eastAsia" w:ascii="微软雅黑" w:hAnsi="微软雅黑" w:eastAsia="微软雅黑" w:cs="微软雅黑"/>
          <w:b/>
          <w:bCs/>
          <w:i w:val="0"/>
          <w:iCs w:val="0"/>
          <w:caps w:val="0"/>
          <w:color w:val="1F2328"/>
          <w:spacing w:val="0"/>
          <w:sz w:val="24"/>
          <w:szCs w:val="24"/>
          <w:shd w:val="clear" w:fill="FFFFFF"/>
        </w:rPr>
        <w:t>We do not track users across apps or websites, do not integrate third-party advertising networks, and do not sell personal information.</w:t>
      </w:r>
    </w:p>
    <w:p w14:paraId="3ACC08AC">
      <w:pPr>
        <w:pStyle w:val="5"/>
        <w:keepNext w:val="0"/>
        <w:keepLines w:val="0"/>
        <w:widowControl/>
        <w:suppressLineNumbers w:val="0"/>
        <w:rPr>
          <w:color w:val="1F2328"/>
        </w:rPr>
      </w:pPr>
      <w:r>
        <w:rPr>
          <w:color w:val="1F2328"/>
        </w:rPr>
        <w:t>BoltStar (Shenzhen) New Energy Technology Co., Ltd.  · BoltStar</w:t>
      </w:r>
    </w:p>
    <w:p w14:paraId="5907AD41">
      <w:pPr>
        <w:pStyle w:val="5"/>
        <w:keepNext w:val="0"/>
        <w:keepLines w:val="0"/>
        <w:widowControl/>
        <w:suppressLineNumbers w:val="0"/>
        <w:rPr>
          <w:color w:val="1F2328"/>
        </w:rPr>
      </w:pPr>
      <w:r>
        <w:rPr>
          <w:color w:val="1F2328"/>
        </w:rPr>
        <w:t>This Policy takes effect on the effective date stated at the top of this document.</w:t>
      </w:r>
    </w:p>
    <w:p w14:paraId="306DEC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87E32"/>
    <w:multiLevelType w:val="multilevel"/>
    <w:tmpl w:val="96D87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AA299A"/>
    <w:multiLevelType w:val="multilevel"/>
    <w:tmpl w:val="C0AA2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3698C0"/>
    <w:multiLevelType w:val="multilevel"/>
    <w:tmpl w:val="DA369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79AE1D"/>
    <w:multiLevelType w:val="multilevel"/>
    <w:tmpl w:val="DE79A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B212074"/>
    <w:multiLevelType w:val="multilevel"/>
    <w:tmpl w:val="FB212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CEF6453"/>
    <w:multiLevelType w:val="multilevel"/>
    <w:tmpl w:val="1CEF64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2897833"/>
    <w:multiLevelType w:val="multilevel"/>
    <w:tmpl w:val="228978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DD4DBEF"/>
    <w:multiLevelType w:val="multilevel"/>
    <w:tmpl w:val="2DD4D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E445422"/>
    <w:multiLevelType w:val="multilevel"/>
    <w:tmpl w:val="2E445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EDC5303"/>
    <w:multiLevelType w:val="multilevel"/>
    <w:tmpl w:val="3EDC53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71BCB56"/>
    <w:multiLevelType w:val="multilevel"/>
    <w:tmpl w:val="571BC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D762E9B"/>
    <w:multiLevelType w:val="multilevel"/>
    <w:tmpl w:val="6D762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74FF7CA"/>
    <w:multiLevelType w:val="multilevel"/>
    <w:tmpl w:val="774FF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9"/>
  </w:num>
  <w:num w:numId="3">
    <w:abstractNumId w:val="8"/>
  </w:num>
  <w:num w:numId="4">
    <w:abstractNumId w:val="2"/>
  </w:num>
  <w:num w:numId="5">
    <w:abstractNumId w:val="3"/>
  </w:num>
  <w:num w:numId="6">
    <w:abstractNumId w:val="11"/>
  </w:num>
  <w:num w:numId="7">
    <w:abstractNumId w:val="4"/>
  </w:num>
  <w:num w:numId="8">
    <w:abstractNumId w:val="12"/>
  </w:num>
  <w:num w:numId="9">
    <w:abstractNumId w:val="0"/>
  </w:num>
  <w:num w:numId="10">
    <w:abstractNumId w:val="10"/>
  </w:num>
  <w:num w:numId="11">
    <w:abstractNumId w:val="6"/>
  </w:num>
  <w:num w:numId="12">
    <w:abstractNumId w:val="7"/>
  </w:num>
  <w:num w:numId="1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金鱼">
    <w15:presenceInfo w15:providerId="None" w15:userId="小金鱼"/>
  </w15:person>
  <w15:person w15:author="小金鱼 [2]">
    <w15:presenceInfo w15:providerId="WPS Office" w15:userId="74966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F54CB"/>
    <w:rsid w:val="1527796B"/>
    <w:rsid w:val="1A5F54CB"/>
    <w:rsid w:val="23997333"/>
    <w:rsid w:val="644C3BBB"/>
    <w:rsid w:val="746A1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2358</Words>
  <Characters>12163</Characters>
  <TotalTime>1</TotalTime>
  <ScaleCrop>false</ScaleCrop>
  <LinksUpToDate>false</LinksUpToDate>
  <CharactersWithSpaces>14254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2026-09-09T14:06:00Z</dcterms:created>
  <dc:creator>qhm07</dc:creator>
  <cp:lastModifiedBy>小金鱼</cp:lastModifiedBy>
  <dcterms:modified xsi:type="dcterms:W3CDTF">2026-09-09T06:19:36Z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eyJoZGlkIjoiMDQ0ZjY5MTI4ZDQ1ZGM2MWVjZWVkYmE3NTNhNWExM2UiLCJ1c2VySWQiOiIzNTkzNjczMzcifQ==</vt:lpwstr>
  </property>
  <property fmtid="{D5CDD505-2E9C-101B-9397-08002B2CF9AE}" pid="3" name="KSOProductBuildVer">
    <vt:lpwstr>2052-12.1.0.28505</vt:lpwstr>
  </property>
  <property fmtid="{D5CDD505-2E9C-101B-9397-08002B2CF9AE}" pid="4" name="ICV">
    <vt:lpwstr>BA220F4E28F44EE0985B2C1AB5049BA6_12</vt:lpwstr>
  </property>
</Properties>
</file>