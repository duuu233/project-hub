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D0C29">
      <w:pPr>
        <w:pStyle w:val="2"/>
        <w:keepNext w:val="0"/>
        <w:keepLines w:val="0"/>
        <w:widowControl/>
        <w:suppressLineNumbers w:val="0"/>
        <w:spacing w:before="0" w:beforeAutospacing="0" w:after="120" w:afterAutospacing="0" w:line="14" w:lineRule="atLeast"/>
        <w:ind w:left="0" w:right="0"/>
        <w:rPr>
          <w:sz w:val="42"/>
          <w:szCs w:val="42"/>
        </w:rPr>
      </w:pPr>
      <w:r>
        <w:rPr>
          <w:sz w:val="42"/>
          <w:szCs w:val="42"/>
        </w:rPr>
        <w:t>BoltStar 用户协议</w:t>
      </w:r>
    </w:p>
    <w:p w14:paraId="496A491A">
      <w:pPr>
        <w:keepNext w:val="0"/>
        <w:keepLines w:val="0"/>
        <w:widowControl/>
        <w:suppressLineNumbers w:val="0"/>
        <w:jc w:val="left"/>
        <w:rPr>
          <w:color w:val="5B636E"/>
          <w:sz w:val="21"/>
          <w:szCs w:val="21"/>
        </w:rPr>
      </w:pPr>
      <w:r>
        <w:rPr>
          <w:rFonts w:ascii="宋体" w:hAnsi="宋体" w:eastAsia="宋体" w:cs="宋体"/>
          <w:color w:val="5B636E"/>
          <w:kern w:val="0"/>
          <w:sz w:val="21"/>
          <w:szCs w:val="21"/>
          <w:lang w:val="en-US" w:eastAsia="zh-CN" w:bidi="ar"/>
        </w:rPr>
        <w:t>更新日期：</w:t>
      </w:r>
      <w:r>
        <w:rPr>
          <w:rFonts w:ascii="宋体" w:hAnsi="宋体" w:eastAsia="宋体" w:cs="宋体"/>
          <w:color w:val="5B636E"/>
          <w:kern w:val="0"/>
          <w:sz w:val="21"/>
          <w:szCs w:val="21"/>
          <w:highlight w:val="yellow"/>
          <w:lang w:val="en-US" w:eastAsia="zh-CN" w:bidi="ar"/>
        </w:rPr>
        <w:t xml:space="preserve">2026 年 8 月 </w:t>
      </w:r>
      <w:del w:id="0" w:author="小金鱼" w:date="2026-08-28T15:58:56Z">
        <w:r>
          <w:rPr>
            <w:rFonts w:hint="default" w:ascii="宋体" w:hAnsi="宋体" w:eastAsia="宋体" w:cs="宋体"/>
            <w:color w:val="5B636E"/>
            <w:kern w:val="0"/>
            <w:sz w:val="21"/>
            <w:szCs w:val="21"/>
            <w:highlight w:val="yellow"/>
            <w:lang w:val="en-US" w:eastAsia="zh-CN" w:bidi="ar"/>
          </w:rPr>
          <w:delText>13</w:delText>
        </w:r>
      </w:del>
      <w:ins w:id="1" w:author="小金鱼" w:date="2026-08-28T15:58:56Z">
        <w:r>
          <w:rPr>
            <w:rFonts w:hint="eastAsia" w:ascii="宋体" w:hAnsi="宋体" w:eastAsia="宋体" w:cs="宋体"/>
            <w:color w:val="5B636E"/>
            <w:kern w:val="0"/>
            <w:sz w:val="21"/>
            <w:szCs w:val="21"/>
            <w:highlight w:val="yellow"/>
            <w:lang w:val="en-US" w:eastAsia="zh-CN" w:bidi="ar"/>
          </w:rPr>
          <w:t>2</w:t>
        </w:r>
      </w:ins>
      <w:ins w:id="2" w:author="小金鱼" w:date="2026-08-28T15:58:58Z">
        <w:r>
          <w:rPr>
            <w:rFonts w:hint="eastAsia" w:ascii="宋体" w:hAnsi="宋体" w:eastAsia="宋体" w:cs="宋体"/>
            <w:color w:val="5B636E"/>
            <w:kern w:val="0"/>
            <w:sz w:val="21"/>
            <w:szCs w:val="21"/>
            <w:highlight w:val="yellow"/>
            <w:lang w:val="en-US" w:eastAsia="zh-CN" w:bidi="ar"/>
          </w:rPr>
          <w:t>8</w:t>
        </w:r>
      </w:ins>
      <w:r>
        <w:rPr>
          <w:rFonts w:ascii="宋体" w:hAnsi="宋体" w:eastAsia="宋体" w:cs="宋体"/>
          <w:color w:val="5B636E"/>
          <w:kern w:val="0"/>
          <w:sz w:val="21"/>
          <w:szCs w:val="21"/>
          <w:highlight w:val="yellow"/>
          <w:lang w:val="en-US" w:eastAsia="zh-CN" w:bidi="ar"/>
        </w:rPr>
        <w:t xml:space="preserve"> 日</w:t>
      </w:r>
      <w:r>
        <w:rPr>
          <w:rFonts w:ascii="宋体" w:hAnsi="宋体" w:eastAsia="宋体" w:cs="宋体"/>
          <w:color w:val="5B636E"/>
          <w:kern w:val="0"/>
          <w:sz w:val="21"/>
          <w:szCs w:val="21"/>
          <w:lang w:val="en-US" w:eastAsia="zh-CN" w:bidi="ar"/>
        </w:rPr>
        <w:t> 生效日期：</w:t>
      </w:r>
      <w:bookmarkStart w:id="0" w:name="_GoBack"/>
      <w:r>
        <w:rPr>
          <w:rFonts w:ascii="宋体" w:hAnsi="宋体" w:eastAsia="宋体" w:cs="宋体"/>
          <w:color w:val="A4531B"/>
          <w:kern w:val="0"/>
          <w:sz w:val="21"/>
          <w:szCs w:val="21"/>
          <w:highlight w:val="yellow"/>
          <w:lang w:val="en-US" w:eastAsia="zh-CN" w:bidi="ar"/>
        </w:rPr>
        <w:t>[待填写：生效日期]</w:t>
      </w:r>
      <w:bookmarkEnd w:id="0"/>
      <w:r>
        <w:rPr>
          <w:rFonts w:ascii="宋体" w:hAnsi="宋体" w:eastAsia="宋体" w:cs="宋体"/>
          <w:color w:val="5B636E"/>
          <w:kern w:val="0"/>
          <w:sz w:val="21"/>
          <w:szCs w:val="21"/>
          <w:lang w:val="en-US" w:eastAsia="zh-CN" w:bidi="ar"/>
        </w:rPr>
        <w:t> 版本：</w:t>
      </w:r>
      <w:del w:id="3" w:author="小金鱼" w:date="2026-08-28T15:59:05Z">
        <w:r>
          <w:rPr>
            <w:rFonts w:hint="default" w:ascii="宋体" w:hAnsi="宋体" w:eastAsia="宋体" w:cs="宋体"/>
            <w:color w:val="5B636E"/>
            <w:kern w:val="0"/>
            <w:sz w:val="21"/>
            <w:szCs w:val="21"/>
            <w:lang w:val="en-US" w:eastAsia="zh-CN" w:bidi="ar"/>
          </w:rPr>
          <w:delText>v</w:delText>
        </w:r>
      </w:del>
      <w:ins w:id="4" w:author="小金鱼" w:date="2026-08-28T15:59:05Z">
        <w:r>
          <w:rPr>
            <w:rFonts w:hint="eastAsia" w:ascii="宋体" w:hAnsi="宋体" w:eastAsia="宋体" w:cs="宋体"/>
            <w:color w:val="5B636E"/>
            <w:kern w:val="0"/>
            <w:sz w:val="21"/>
            <w:szCs w:val="21"/>
            <w:lang w:val="en-US" w:eastAsia="zh-CN" w:bidi="ar"/>
          </w:rPr>
          <w:t>V</w:t>
        </w:r>
      </w:ins>
      <w:del w:id="5" w:author="小金鱼" w:date="2026-08-28T15:59:02Z">
        <w:r>
          <w:rPr>
            <w:rFonts w:hint="default" w:ascii="宋体" w:hAnsi="宋体" w:eastAsia="宋体" w:cs="宋体"/>
            <w:color w:val="5B636E"/>
            <w:kern w:val="0"/>
            <w:sz w:val="21"/>
            <w:szCs w:val="21"/>
            <w:lang w:val="en-US" w:eastAsia="zh-CN" w:bidi="ar"/>
          </w:rPr>
          <w:delText>3</w:delText>
        </w:r>
      </w:del>
      <w:ins w:id="6" w:author="小金鱼" w:date="2026-08-28T15:59:02Z">
        <w:r>
          <w:rPr>
            <w:rFonts w:hint="eastAsia" w:ascii="宋体" w:hAnsi="宋体" w:eastAsia="宋体" w:cs="宋体"/>
            <w:color w:val="5B636E"/>
            <w:kern w:val="0"/>
            <w:sz w:val="21"/>
            <w:szCs w:val="21"/>
            <w:lang w:val="en-US" w:eastAsia="zh-CN" w:bidi="ar"/>
          </w:rPr>
          <w:t>1</w:t>
        </w:r>
      </w:ins>
      <w:r>
        <w:rPr>
          <w:rFonts w:ascii="宋体" w:hAnsi="宋体" w:eastAsia="宋体" w:cs="宋体"/>
          <w:color w:val="5B636E"/>
          <w:kern w:val="0"/>
          <w:sz w:val="21"/>
          <w:szCs w:val="21"/>
          <w:lang w:val="en-US" w:eastAsia="zh-CN" w:bidi="ar"/>
        </w:rPr>
        <w:t>.0</w:t>
      </w:r>
    </w:p>
    <w:p w14:paraId="4A5C0C4A">
      <w:pPr>
        <w:pStyle w:val="4"/>
        <w:keepNext w:val="0"/>
        <w:keepLines w:val="0"/>
        <w:widowControl/>
        <w:suppressLineNumbers w:val="0"/>
        <w:spacing w:before="240" w:beforeAutospacing="0" w:after="240" w:afterAutospacing="0"/>
        <w:ind w:left="0" w:right="0"/>
      </w:pPr>
      <w:r>
        <w:rPr>
          <w:rFonts w:ascii="微软雅黑" w:hAnsi="微软雅黑" w:eastAsia="微软雅黑" w:cs="微软雅黑"/>
          <w:i w:val="0"/>
          <w:iCs w:val="0"/>
          <w:caps w:val="0"/>
          <w:color w:val="1F2328"/>
          <w:spacing w:val="0"/>
          <w:sz w:val="22"/>
          <w:szCs w:val="22"/>
        </w:rPr>
        <w:t>本协议是您与</w:t>
      </w:r>
      <w:r>
        <w:rPr>
          <w:rStyle w:val="7"/>
          <w:rFonts w:hint="eastAsia" w:ascii="微软雅黑" w:hAnsi="微软雅黑" w:eastAsia="微软雅黑" w:cs="微软雅黑"/>
          <w:b/>
          <w:bCs/>
          <w:i w:val="0"/>
          <w:iCs w:val="0"/>
          <w:caps w:val="0"/>
          <w:color w:val="1F2328"/>
          <w:spacing w:val="0"/>
          <w:sz w:val="22"/>
          <w:szCs w:val="22"/>
        </w:rPr>
        <w:t>启和明（深圳）新能源科技有限公司</w:t>
      </w:r>
      <w:r>
        <w:rPr>
          <w:rFonts w:hint="eastAsia" w:ascii="微软雅黑" w:hAnsi="微软雅黑" w:eastAsia="微软雅黑" w:cs="微软雅黑"/>
          <w:i w:val="0"/>
          <w:iCs w:val="0"/>
          <w:caps w:val="0"/>
          <w:color w:val="1F2328"/>
          <w:spacing w:val="0"/>
          <w:sz w:val="22"/>
          <w:szCs w:val="22"/>
        </w:rPr>
        <w:t>（以下称“我们”）就使用 BoltStar 电子纸相框配套应用（含 iOS App、Android App 与微信小程序，以下统称“本应用”）所订立的协议。</w:t>
      </w:r>
    </w:p>
    <w:p w14:paraId="5FE403D9">
      <w:pPr>
        <w:pStyle w:val="4"/>
        <w:keepNext w:val="0"/>
        <w:keepLines w:val="0"/>
        <w:widowControl/>
        <w:suppressLineNumbers w:val="0"/>
        <w:spacing w:before="240" w:beforeAutospacing="0" w:after="240" w:afterAutospacing="0"/>
        <w:ind w:left="0" w:right="0"/>
      </w:pPr>
      <w:r>
        <w:rPr>
          <w:rStyle w:val="7"/>
          <w:rFonts w:hint="eastAsia" w:ascii="微软雅黑" w:hAnsi="微软雅黑" w:eastAsia="微软雅黑" w:cs="微软雅黑"/>
          <w:b/>
          <w:bCs/>
          <w:i w:val="0"/>
          <w:iCs w:val="0"/>
          <w:caps w:val="0"/>
          <w:color w:val="1F2328"/>
          <w:spacing w:val="0"/>
          <w:sz w:val="22"/>
          <w:szCs w:val="22"/>
        </w:rPr>
        <w:t>请您在注册、登录或使用本应用前，完整、仔细地阅读本协议，特别是以粗体标注的免责条款、责任限制条款、虚拟财产（星币）条款与争议解决条款。</w:t>
      </w:r>
      <w:r>
        <w:rPr>
          <w:rFonts w:hint="eastAsia" w:ascii="微软雅黑" w:hAnsi="微软雅黑" w:eastAsia="微软雅黑" w:cs="微软雅黑"/>
          <w:i w:val="0"/>
          <w:iCs w:val="0"/>
          <w:caps w:val="0"/>
          <w:color w:val="1F2328"/>
          <w:spacing w:val="0"/>
          <w:sz w:val="22"/>
          <w:szCs w:val="22"/>
        </w:rPr>
        <w:t>您勾选同意、注册、登录或以其他方式使用本应用，即视为您已充分理解并同意接受本协议全部内容的约束。</w:t>
      </w:r>
      <w:r>
        <w:rPr>
          <w:rStyle w:val="7"/>
          <w:rFonts w:hint="eastAsia" w:ascii="微软雅黑" w:hAnsi="微软雅黑" w:eastAsia="微软雅黑" w:cs="微软雅黑"/>
          <w:b/>
          <w:bCs/>
          <w:i w:val="0"/>
          <w:iCs w:val="0"/>
          <w:caps w:val="0"/>
          <w:color w:val="1F2328"/>
          <w:spacing w:val="0"/>
          <w:sz w:val="22"/>
          <w:szCs w:val="22"/>
        </w:rPr>
        <w:t>如您不同意本协议任何条款，请立即停止使用本应用。</w:t>
      </w:r>
    </w:p>
    <w:p w14:paraId="120EC7F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80" w:afterAutospacing="0"/>
        <w:ind w:left="0" w:right="0" w:firstLine="0"/>
        <w:jc w:val="left"/>
        <w:rPr>
          <w:rFonts w:hint="eastAsia" w:ascii="微软雅黑" w:hAnsi="微软雅黑" w:eastAsia="微软雅黑" w:cs="微软雅黑"/>
          <w:b/>
          <w:bCs/>
          <w:i w:val="0"/>
          <w:iCs w:val="0"/>
          <w:caps w:val="0"/>
          <w:color w:val="1F2328"/>
          <w:spacing w:val="0"/>
          <w:sz w:val="24"/>
          <w:szCs w:val="24"/>
        </w:rPr>
      </w:pPr>
      <w:r>
        <w:rPr>
          <w:rFonts w:hint="eastAsia" w:ascii="微软雅黑" w:hAnsi="微软雅黑" w:eastAsia="微软雅黑" w:cs="微软雅黑"/>
          <w:b/>
          <w:bCs/>
          <w:i w:val="0"/>
          <w:iCs w:val="0"/>
          <w:caps w:val="0"/>
          <w:color w:val="1F2328"/>
          <w:spacing w:val="0"/>
          <w:kern w:val="0"/>
          <w:sz w:val="24"/>
          <w:szCs w:val="24"/>
          <w:lang w:val="en-US" w:eastAsia="zh-CN" w:bidi="ar"/>
        </w:rPr>
        <w:t>目录</w:t>
      </w:r>
    </w:p>
    <w:p w14:paraId="724EC0FD">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协议的订立与变更</w:t>
      </w:r>
      <w:r>
        <w:rPr>
          <w:rFonts w:hint="eastAsia" w:ascii="微软雅黑" w:hAnsi="微软雅黑" w:eastAsia="微软雅黑" w:cs="微软雅黑"/>
          <w:i w:val="0"/>
          <w:iCs w:val="0"/>
          <w:caps w:val="0"/>
          <w:color w:val="1F2328"/>
          <w:spacing w:val="0"/>
          <w:sz w:val="24"/>
          <w:szCs w:val="24"/>
          <w:u w:val="none"/>
        </w:rPr>
        <w:fldChar w:fldCharType="end"/>
      </w:r>
    </w:p>
    <w:p w14:paraId="1F6266F0">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"s2"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服务内容</w:t>
      </w:r>
      <w:r>
        <w:rPr>
          <w:rFonts w:hint="eastAsia" w:ascii="微软雅黑" w:hAnsi="微软雅黑" w:eastAsia="微软雅黑" w:cs="微软雅黑"/>
          <w:i w:val="0"/>
          <w:iCs w:val="0"/>
          <w:caps w:val="0"/>
          <w:color w:val="1F2328"/>
          <w:spacing w:val="0"/>
          <w:sz w:val="24"/>
          <w:szCs w:val="24"/>
          <w:u w:val="none"/>
        </w:rPr>
        <w:fldChar w:fldCharType="end"/>
      </w:r>
    </w:p>
    <w:p w14:paraId="2B774B47">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"s3"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账号注册、使用与注销</w:t>
      </w:r>
      <w:r>
        <w:rPr>
          <w:rFonts w:hint="eastAsia" w:ascii="微软雅黑" w:hAnsi="微软雅黑" w:eastAsia="微软雅黑" w:cs="微软雅黑"/>
          <w:i w:val="0"/>
          <w:iCs w:val="0"/>
          <w:caps w:val="0"/>
          <w:color w:val="1F2328"/>
          <w:spacing w:val="0"/>
          <w:sz w:val="24"/>
          <w:szCs w:val="24"/>
          <w:u w:val="none"/>
        </w:rPr>
        <w:fldChar w:fldCharType="end"/>
      </w:r>
    </w:p>
    <w:p w14:paraId="73921FB7">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"s4"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设备连接与使用规则</w:t>
      </w:r>
      <w:r>
        <w:rPr>
          <w:rFonts w:hint="eastAsia" w:ascii="微软雅黑" w:hAnsi="微软雅黑" w:eastAsia="微软雅黑" w:cs="微软雅黑"/>
          <w:i w:val="0"/>
          <w:iCs w:val="0"/>
          <w:caps w:val="0"/>
          <w:color w:val="1F2328"/>
          <w:spacing w:val="0"/>
          <w:sz w:val="24"/>
          <w:szCs w:val="24"/>
          <w:u w:val="none"/>
        </w:rPr>
        <w:fldChar w:fldCharType="end"/>
      </w:r>
    </w:p>
    <w:p w14:paraId="17CDF6BA">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"s5"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照片投屏与内容规则</w:t>
      </w:r>
      <w:r>
        <w:rPr>
          <w:rFonts w:hint="eastAsia" w:ascii="微软雅黑" w:hAnsi="微软雅黑" w:eastAsia="微软雅黑" w:cs="微软雅黑"/>
          <w:i w:val="0"/>
          <w:iCs w:val="0"/>
          <w:caps w:val="0"/>
          <w:color w:val="1F2328"/>
          <w:spacing w:val="0"/>
          <w:sz w:val="24"/>
          <w:szCs w:val="24"/>
          <w:u w:val="none"/>
        </w:rPr>
        <w:fldChar w:fldCharType="end"/>
      </w:r>
    </w:p>
    <w:p w14:paraId="18E7357B">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"s6"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AI 创作服务</w:t>
      </w:r>
      <w:r>
        <w:rPr>
          <w:rFonts w:hint="eastAsia" w:ascii="微软雅黑" w:hAnsi="微软雅黑" w:eastAsia="微软雅黑" w:cs="微软雅黑"/>
          <w:i w:val="0"/>
          <w:iCs w:val="0"/>
          <w:caps w:val="0"/>
          <w:color w:val="1F2328"/>
          <w:spacing w:val="0"/>
          <w:sz w:val="24"/>
          <w:szCs w:val="24"/>
          <w:u w:val="none"/>
        </w:rPr>
        <w:fldChar w:fldCharType="end"/>
      </w:r>
    </w:p>
    <w:p w14:paraId="0B1BC535">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"s7"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星币与付费规则</w:t>
      </w:r>
      <w:r>
        <w:rPr>
          <w:rFonts w:hint="eastAsia" w:ascii="微软雅黑" w:hAnsi="微软雅黑" w:eastAsia="微软雅黑" w:cs="微软雅黑"/>
          <w:i w:val="0"/>
          <w:iCs w:val="0"/>
          <w:caps w:val="0"/>
          <w:color w:val="1F2328"/>
          <w:spacing w:val="0"/>
          <w:sz w:val="24"/>
          <w:szCs w:val="24"/>
          <w:u w:val="none"/>
        </w:rPr>
        <w:fldChar w:fldCharType="end"/>
      </w:r>
    </w:p>
    <w:p w14:paraId="407C9989">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"s8"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固件升级与设备风险提示</w:t>
      </w:r>
      <w:r>
        <w:rPr>
          <w:rFonts w:hint="eastAsia" w:ascii="微软雅黑" w:hAnsi="微软雅黑" w:eastAsia="微软雅黑" w:cs="微软雅黑"/>
          <w:i w:val="0"/>
          <w:iCs w:val="0"/>
          <w:caps w:val="0"/>
          <w:color w:val="1F2328"/>
          <w:spacing w:val="0"/>
          <w:sz w:val="24"/>
          <w:szCs w:val="24"/>
          <w:u w:val="none"/>
        </w:rPr>
        <w:fldChar w:fldCharType="end"/>
      </w:r>
    </w:p>
    <w:p w14:paraId="0D898E7E">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"s9"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用户行为规范与违规处理</w:t>
      </w:r>
      <w:r>
        <w:rPr>
          <w:rFonts w:hint="eastAsia" w:ascii="微软雅黑" w:hAnsi="微软雅黑" w:eastAsia="微软雅黑" w:cs="微软雅黑"/>
          <w:i w:val="0"/>
          <w:iCs w:val="0"/>
          <w:caps w:val="0"/>
          <w:color w:val="1F2328"/>
          <w:spacing w:val="0"/>
          <w:sz w:val="24"/>
          <w:szCs w:val="24"/>
          <w:u w:val="none"/>
        </w:rPr>
        <w:fldChar w:fldCharType="end"/>
      </w:r>
    </w:p>
    <w:p w14:paraId="57971EAF">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"s10"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知识产权</w:t>
      </w:r>
      <w:r>
        <w:rPr>
          <w:rFonts w:hint="eastAsia" w:ascii="微软雅黑" w:hAnsi="微软雅黑" w:eastAsia="微软雅黑" w:cs="微软雅黑"/>
          <w:i w:val="0"/>
          <w:iCs w:val="0"/>
          <w:caps w:val="0"/>
          <w:color w:val="1F2328"/>
          <w:spacing w:val="0"/>
          <w:sz w:val="24"/>
          <w:szCs w:val="24"/>
          <w:u w:val="none"/>
        </w:rPr>
        <w:fldChar w:fldCharType="end"/>
      </w:r>
    </w:p>
    <w:p w14:paraId="5273BD06">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"s11"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免责声明与责任限制</w:t>
      </w:r>
      <w:r>
        <w:rPr>
          <w:rFonts w:hint="eastAsia" w:ascii="微软雅黑" w:hAnsi="微软雅黑" w:eastAsia="微软雅黑" w:cs="微软雅黑"/>
          <w:i w:val="0"/>
          <w:iCs w:val="0"/>
          <w:caps w:val="0"/>
          <w:color w:val="1F2328"/>
          <w:spacing w:val="0"/>
          <w:sz w:val="24"/>
          <w:szCs w:val="24"/>
          <w:u w:val="none"/>
        </w:rPr>
        <w:fldChar w:fldCharType="end"/>
      </w:r>
    </w:p>
    <w:p w14:paraId="3D780B87">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"s12"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服务的变更、中断与终止</w:t>
      </w:r>
      <w:r>
        <w:rPr>
          <w:rFonts w:hint="eastAsia" w:ascii="微软雅黑" w:hAnsi="微软雅黑" w:eastAsia="微软雅黑" w:cs="微软雅黑"/>
          <w:i w:val="0"/>
          <w:iCs w:val="0"/>
          <w:caps w:val="0"/>
          <w:color w:val="1F2328"/>
          <w:spacing w:val="0"/>
          <w:sz w:val="24"/>
          <w:szCs w:val="24"/>
          <w:u w:val="none"/>
        </w:rPr>
        <w:fldChar w:fldCharType="end"/>
      </w:r>
    </w:p>
    <w:p w14:paraId="11706D7C">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"s13"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未成年人条款</w:t>
      </w:r>
      <w:r>
        <w:rPr>
          <w:rFonts w:hint="eastAsia" w:ascii="微软雅黑" w:hAnsi="微软雅黑" w:eastAsia="微软雅黑" w:cs="微软雅黑"/>
          <w:i w:val="0"/>
          <w:iCs w:val="0"/>
          <w:caps w:val="0"/>
          <w:color w:val="1F2328"/>
          <w:spacing w:val="0"/>
          <w:sz w:val="24"/>
          <w:szCs w:val="24"/>
          <w:u w:val="none"/>
        </w:rPr>
        <w:fldChar w:fldCharType="end"/>
      </w:r>
    </w:p>
    <w:p w14:paraId="7A18A5E2">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"s14"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法律适用与争议解决</w:t>
      </w:r>
      <w:r>
        <w:rPr>
          <w:rFonts w:hint="eastAsia" w:ascii="微软雅黑" w:hAnsi="微软雅黑" w:eastAsia="微软雅黑" w:cs="微软雅黑"/>
          <w:i w:val="0"/>
          <w:iCs w:val="0"/>
          <w:caps w:val="0"/>
          <w:color w:val="1F2328"/>
          <w:spacing w:val="0"/>
          <w:sz w:val="24"/>
          <w:szCs w:val="24"/>
          <w:u w:val="none"/>
        </w:rPr>
        <w:fldChar w:fldCharType="end"/>
      </w:r>
    </w:p>
    <w:p w14:paraId="659C4F29">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"s15"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其他</w:t>
      </w:r>
      <w:r>
        <w:rPr>
          <w:rFonts w:hint="eastAsia" w:ascii="微软雅黑" w:hAnsi="微软雅黑" w:eastAsia="微软雅黑" w:cs="微软雅黑"/>
          <w:i w:val="0"/>
          <w:iCs w:val="0"/>
          <w:caps w:val="0"/>
          <w:color w:val="1F2328"/>
          <w:spacing w:val="0"/>
          <w:sz w:val="24"/>
          <w:szCs w:val="24"/>
          <w:u w:val="none"/>
        </w:rPr>
        <w:fldChar w:fldCharType="end"/>
      </w:r>
    </w:p>
    <w:p w14:paraId="68E7040D">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一、协议的订立与变更</w:t>
      </w:r>
    </w:p>
    <w:p w14:paraId="77465EC4">
      <w:pPr>
        <w:keepNext w:val="0"/>
        <w:keepLines w:val="0"/>
        <w:widowControl/>
        <w:numPr>
          <w:ilvl w:val="0"/>
          <w:numId w:val="2"/>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本协议内容包括协议正文及所有我们已发布或将来可能发布的与本应用相关的规则，包括《BoltStar 隐私政策》《BoltStar AI 服务协议》，上述规则为本协议不可分割的组成部分，与本协议具有同等法律效力。</w:t>
      </w:r>
    </w:p>
    <w:p w14:paraId="412D2AC0">
      <w:pPr>
        <w:keepNext w:val="0"/>
        <w:keepLines w:val="0"/>
        <w:widowControl/>
        <w:numPr>
          <w:ilvl w:val="0"/>
          <w:numId w:val="2"/>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我们有权根据法律法规变化或业务需要修订本协议。修订后我们将在应用内以显著方式通知您。</w:t>
      </w:r>
      <w:r>
        <w:rPr>
          <w:rStyle w:val="7"/>
          <w:rFonts w:hint="eastAsia" w:ascii="微软雅黑" w:hAnsi="微软雅黑" w:eastAsia="微软雅黑" w:cs="微软雅黑"/>
          <w:b/>
          <w:bCs/>
          <w:i w:val="0"/>
          <w:iCs w:val="0"/>
          <w:caps w:val="0"/>
          <w:color w:val="1F2328"/>
          <w:spacing w:val="0"/>
          <w:sz w:val="24"/>
          <w:szCs w:val="24"/>
          <w:shd w:val="clear" w:fill="FFFFFF"/>
        </w:rPr>
        <w:t>修订生效后您继续使用本应用的，视为接受修订内容；不接受的，您应停止使用并可注销账号。</w:t>
      </w:r>
    </w:p>
    <w:p w14:paraId="36A125DD">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二、服务内容</w:t>
      </w:r>
    </w:p>
    <w:p w14:paraId="44751EBF">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本应用为 BoltStar 电子纸相框（以下称“设备”）提供配套服务，当前包括：</w:t>
      </w:r>
    </w:p>
    <w:p w14:paraId="33A39045">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设备管理：</w:t>
      </w:r>
      <w:r>
        <w:rPr>
          <w:rFonts w:hint="eastAsia" w:ascii="微软雅黑" w:hAnsi="微软雅黑" w:eastAsia="微软雅黑" w:cs="微软雅黑"/>
          <w:i w:val="0"/>
          <w:iCs w:val="0"/>
          <w:caps w:val="0"/>
          <w:color w:val="1F2328"/>
          <w:spacing w:val="0"/>
          <w:sz w:val="24"/>
          <w:szCs w:val="24"/>
          <w:shd w:val="clear" w:fill="FFFFFF"/>
        </w:rPr>
        <w:t>通过蓝牙搜索、绑定、连接与重命名设备，查看设备电量、固件版本与容量，设置轮播播放模式与切换间隔，删除设备内的照片或一键清空。</w:t>
      </w:r>
    </w:p>
    <w:p w14:paraId="6C3C8946">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照片投屏：</w:t>
      </w:r>
      <w:r>
        <w:rPr>
          <w:rFonts w:hint="eastAsia" w:ascii="微软雅黑" w:hAnsi="微软雅黑" w:eastAsia="微软雅黑" w:cs="微软雅黑"/>
          <w:i w:val="0"/>
          <w:iCs w:val="0"/>
          <w:caps w:val="0"/>
          <w:color w:val="1F2328"/>
          <w:spacing w:val="0"/>
          <w:sz w:val="24"/>
          <w:szCs w:val="24"/>
          <w:shd w:val="clear" w:fill="FFFFFF"/>
        </w:rPr>
        <w:t>选择本地照片，经裁切、构图与画面转换后通过蓝牙传输至设备显示。</w:t>
      </w:r>
    </w:p>
    <w:p w14:paraId="4FA6EDC8">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我的相册：</w:t>
      </w:r>
      <w:r>
        <w:rPr>
          <w:rFonts w:hint="eastAsia" w:ascii="微软雅黑" w:hAnsi="微软雅黑" w:eastAsia="微软雅黑" w:cs="微软雅黑"/>
          <w:i w:val="0"/>
          <w:iCs w:val="0"/>
          <w:caps w:val="0"/>
          <w:color w:val="1F2328"/>
          <w:spacing w:val="0"/>
          <w:sz w:val="24"/>
          <w:szCs w:val="24"/>
          <w:shd w:val="clear" w:fill="FFFFFF"/>
        </w:rPr>
        <w:t>查看与管理已成功投屏的照片记录，支持多选删除。</w:t>
      </w:r>
    </w:p>
    <w:p w14:paraId="5A3E9C01">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官方图库：</w:t>
      </w:r>
      <w:r>
        <w:rPr>
          <w:rFonts w:hint="eastAsia" w:ascii="微软雅黑" w:hAnsi="微软雅黑" w:eastAsia="微软雅黑" w:cs="微软雅黑"/>
          <w:i w:val="0"/>
          <w:iCs w:val="0"/>
          <w:caps w:val="0"/>
          <w:color w:val="1F2328"/>
          <w:spacing w:val="0"/>
          <w:sz w:val="24"/>
          <w:szCs w:val="24"/>
          <w:shd w:val="clear" w:fill="FFFFFF"/>
        </w:rPr>
        <w:t>浏览我们提供的图片素材、收藏并投屏。</w:t>
      </w:r>
    </w:p>
    <w:p w14:paraId="2C8504C0">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AI 创作：</w:t>
      </w:r>
      <w:r>
        <w:rPr>
          <w:rFonts w:hint="eastAsia" w:ascii="微软雅黑" w:hAnsi="微软雅黑" w:eastAsia="微软雅黑" w:cs="微软雅黑"/>
          <w:i w:val="0"/>
          <w:iCs w:val="0"/>
          <w:caps w:val="0"/>
          <w:color w:val="1F2328"/>
          <w:spacing w:val="0"/>
          <w:sz w:val="24"/>
          <w:szCs w:val="24"/>
          <w:shd w:val="clear" w:fill="FFFFFF"/>
        </w:rPr>
        <w:t>文本对话、根据文字生成图片、上传图片进行美化，并可将生成结果投屏。</w:t>
      </w:r>
    </w:p>
    <w:p w14:paraId="37548F4C">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星币：</w:t>
      </w:r>
      <w:r>
        <w:rPr>
          <w:rFonts w:hint="eastAsia" w:ascii="微软雅黑" w:hAnsi="微软雅黑" w:eastAsia="微软雅黑" w:cs="微软雅黑"/>
          <w:i w:val="0"/>
          <w:iCs w:val="0"/>
          <w:caps w:val="0"/>
          <w:color w:val="1F2328"/>
          <w:spacing w:val="0"/>
          <w:sz w:val="24"/>
          <w:szCs w:val="24"/>
          <w:shd w:val="clear" w:fill="FFFFFF"/>
        </w:rPr>
        <w:t>用于消耗 AI 能力的应用内虚拟道具，可在应用内购买。</w:t>
      </w:r>
    </w:p>
    <w:p w14:paraId="5325C794">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固件升级：</w:t>
      </w:r>
      <w:r>
        <w:rPr>
          <w:rFonts w:hint="eastAsia" w:ascii="微软雅黑" w:hAnsi="微软雅黑" w:eastAsia="微软雅黑" w:cs="微软雅黑"/>
          <w:i w:val="0"/>
          <w:iCs w:val="0"/>
          <w:caps w:val="0"/>
          <w:color w:val="1F2328"/>
          <w:spacing w:val="0"/>
          <w:sz w:val="24"/>
          <w:szCs w:val="24"/>
          <w:shd w:val="clear" w:fill="FFFFFF"/>
        </w:rPr>
        <w:t>检测并通过蓝牙为设备升级固件。</w:t>
      </w:r>
    </w:p>
    <w:p w14:paraId="392AC2A6">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我们可能不时增加、调整或下线部分功能，具体以您所使用版本的实际展示为准。</w:t>
      </w:r>
      <w:r>
        <w:rPr>
          <w:rStyle w:val="7"/>
          <w:rFonts w:hint="eastAsia" w:ascii="微软雅黑" w:hAnsi="微软雅黑" w:eastAsia="微软雅黑" w:cs="微软雅黑"/>
          <w:b/>
          <w:bCs/>
          <w:i w:val="0"/>
          <w:iCs w:val="0"/>
          <w:caps w:val="0"/>
          <w:color w:val="1F2328"/>
          <w:spacing w:val="0"/>
          <w:sz w:val="24"/>
          <w:szCs w:val="24"/>
          <w:shd w:val="clear" w:fill="FFFFFF"/>
        </w:rPr>
        <w:t>不同平台（iOS / Android / 微信小程序）的功能与支付方式可能存在差异。</w:t>
      </w:r>
    </w:p>
    <w:p w14:paraId="2479D32B">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三、账号注册、使用与注销</w:t>
      </w:r>
    </w:p>
    <w:p w14:paraId="07326CBF">
      <w:pPr>
        <w:keepNext w:val="0"/>
        <w:keepLines w:val="0"/>
        <w:widowControl/>
        <w:numPr>
          <w:ilvl w:val="0"/>
          <w:numId w:val="4"/>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您需按页面提示完成注册与登录。</w:t>
      </w:r>
      <w:r>
        <w:rPr>
          <w:rStyle w:val="7"/>
          <w:rFonts w:hint="eastAsia" w:ascii="微软雅黑" w:hAnsi="微软雅黑" w:eastAsia="微软雅黑" w:cs="微软雅黑"/>
          <w:b/>
          <w:bCs/>
          <w:i w:val="0"/>
          <w:iCs w:val="0"/>
          <w:caps w:val="0"/>
          <w:color w:val="1F2328"/>
          <w:spacing w:val="0"/>
          <w:sz w:val="24"/>
          <w:szCs w:val="24"/>
          <w:shd w:val="clear" w:fill="FFFFFF"/>
        </w:rPr>
        <w:t>您应保证所提供的手机号等信息真实、准确、合法有效</w:t>
      </w:r>
      <w:r>
        <w:rPr>
          <w:rFonts w:hint="eastAsia" w:ascii="微软雅黑" w:hAnsi="微软雅黑" w:eastAsia="微软雅黑" w:cs="微软雅黑"/>
          <w:i w:val="0"/>
          <w:iCs w:val="0"/>
          <w:caps w:val="0"/>
          <w:color w:val="1F2328"/>
          <w:spacing w:val="0"/>
          <w:sz w:val="24"/>
          <w:szCs w:val="24"/>
          <w:shd w:val="clear" w:fill="FFFFFF"/>
        </w:rPr>
        <w:t>，因信息不实导致无法使用服务或造成损失的，由您自行承担。</w:t>
      </w:r>
    </w:p>
    <w:p w14:paraId="110FCFA6">
      <w:pPr>
        <w:keepNext w:val="0"/>
        <w:keepLines w:val="0"/>
        <w:widowControl/>
        <w:numPr>
          <w:ilvl w:val="0"/>
          <w:numId w:val="4"/>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账号仅限您本人使用，不得出借、转让、出售或以其他方式许可他人使用。</w:t>
      </w:r>
      <w:r>
        <w:rPr>
          <w:rFonts w:hint="eastAsia" w:ascii="微软雅黑" w:hAnsi="微软雅黑" w:eastAsia="微软雅黑" w:cs="微软雅黑"/>
          <w:i w:val="0"/>
          <w:iCs w:val="0"/>
          <w:caps w:val="0"/>
          <w:color w:val="1F2328"/>
          <w:spacing w:val="0"/>
          <w:sz w:val="24"/>
          <w:szCs w:val="24"/>
          <w:shd w:val="clear" w:fill="FFFFFF"/>
        </w:rPr>
        <w:t>您应妥善保管账号及验证码，凡通过您账号实施的操作均视为您本人行为，由此产生的责任由您承担。</w:t>
      </w:r>
    </w:p>
    <w:p w14:paraId="32A3CA84">
      <w:pPr>
        <w:keepNext w:val="0"/>
        <w:keepLines w:val="0"/>
        <w:widowControl/>
        <w:numPr>
          <w:ilvl w:val="0"/>
          <w:numId w:val="4"/>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如发现账号被他人非法使用或存在安全漏洞，请立即通过第十五节的方式通知我们。</w:t>
      </w:r>
    </w:p>
    <w:p w14:paraId="1D79E664">
      <w:pPr>
        <w:keepNext w:val="0"/>
        <w:keepLines w:val="0"/>
        <w:widowControl/>
        <w:numPr>
          <w:ilvl w:val="0"/>
          <w:numId w:val="4"/>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注销：</w:t>
      </w:r>
      <w:r>
        <w:rPr>
          <w:rFonts w:hint="eastAsia" w:ascii="微软雅黑" w:hAnsi="微软雅黑" w:eastAsia="微软雅黑" w:cs="微软雅黑"/>
          <w:i w:val="0"/>
          <w:iCs w:val="0"/>
          <w:caps w:val="0"/>
          <w:color w:val="1F2328"/>
          <w:spacing w:val="0"/>
          <w:sz w:val="24"/>
          <w:szCs w:val="24"/>
          <w:shd w:val="clear" w:fill="FFFFFF"/>
        </w:rPr>
        <w:t>您可在「我的 → 设置 → 用户注销」自助注销账号。</w:t>
      </w:r>
      <w:r>
        <w:rPr>
          <w:rStyle w:val="7"/>
          <w:rFonts w:hint="eastAsia" w:ascii="微软雅黑" w:hAnsi="微软雅黑" w:eastAsia="微软雅黑" w:cs="微软雅黑"/>
          <w:b/>
          <w:bCs/>
          <w:i w:val="0"/>
          <w:iCs w:val="0"/>
          <w:caps w:val="0"/>
          <w:color w:val="1F2328"/>
          <w:spacing w:val="0"/>
          <w:sz w:val="24"/>
          <w:szCs w:val="24"/>
          <w:shd w:val="clear" w:fill="FFFFFF"/>
        </w:rPr>
        <w:t>注销后账号数据将被删除或匿名化，账号内的星币余额、投屏记录、AI 会话与设备绑定关系一并清除且不可恢复，未消耗的星币不予退还（法律法规另有规定的除外）。请您在注销前自行清空设备内的照片</w:t>
      </w:r>
      <w:r>
        <w:rPr>
          <w:rFonts w:hint="eastAsia" w:ascii="微软雅黑" w:hAnsi="微软雅黑" w:eastAsia="微软雅黑" w:cs="微软雅黑"/>
          <w:i w:val="0"/>
          <w:iCs w:val="0"/>
          <w:caps w:val="0"/>
          <w:color w:val="1F2328"/>
          <w:spacing w:val="0"/>
          <w:sz w:val="24"/>
          <w:szCs w:val="24"/>
          <w:shd w:val="clear" w:fill="FFFFFF"/>
        </w:rPr>
        <w:t>——注销后绑定关系解除，将无法再通过本应用删除设备中已显示的图片。</w:t>
      </w:r>
    </w:p>
    <w:p w14:paraId="16EEDCF2">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四、设备连接与使用规则</w:t>
      </w:r>
    </w:p>
    <w:p w14:paraId="7D3CFB42">
      <w:pPr>
        <w:keepNext w:val="0"/>
        <w:keepLines w:val="0"/>
        <w:widowControl/>
        <w:numPr>
          <w:ilvl w:val="0"/>
          <w:numId w:val="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本应用通过</w:t>
      </w:r>
      <w:r>
        <w:rPr>
          <w:rStyle w:val="7"/>
          <w:rFonts w:hint="eastAsia" w:ascii="微软雅黑" w:hAnsi="微软雅黑" w:eastAsia="微软雅黑" w:cs="微软雅黑"/>
          <w:b/>
          <w:bCs/>
          <w:i w:val="0"/>
          <w:iCs w:val="0"/>
          <w:caps w:val="0"/>
          <w:color w:val="1F2328"/>
          <w:spacing w:val="0"/>
          <w:sz w:val="24"/>
          <w:szCs w:val="24"/>
          <w:shd w:val="clear" w:fill="FFFFFF"/>
        </w:rPr>
        <w:t>蓝牙低功耗（BLE）</w:t>
      </w:r>
      <w:r>
        <w:rPr>
          <w:rFonts w:hint="eastAsia" w:ascii="微软雅黑" w:hAnsi="微软雅黑" w:eastAsia="微软雅黑" w:cs="微软雅黑"/>
          <w:i w:val="0"/>
          <w:iCs w:val="0"/>
          <w:caps w:val="0"/>
          <w:color w:val="1F2328"/>
          <w:spacing w:val="0"/>
          <w:sz w:val="24"/>
          <w:szCs w:val="24"/>
          <w:shd w:val="clear" w:fill="FFFFFF"/>
        </w:rPr>
        <w:t>与设备通信，</w:t>
      </w:r>
      <w:r>
        <w:rPr>
          <w:rStyle w:val="7"/>
          <w:rFonts w:hint="eastAsia" w:ascii="微软雅黑" w:hAnsi="微软雅黑" w:eastAsia="微软雅黑" w:cs="微软雅黑"/>
          <w:b/>
          <w:bCs/>
          <w:i w:val="0"/>
          <w:iCs w:val="0"/>
          <w:caps w:val="0"/>
          <w:color w:val="1F2328"/>
          <w:spacing w:val="0"/>
          <w:sz w:val="24"/>
          <w:szCs w:val="24"/>
          <w:shd w:val="clear" w:fill="FFFFFF"/>
        </w:rPr>
        <w:t>设备同一时间仅支持一台手机连接</w:t>
      </w:r>
      <w:r>
        <w:rPr>
          <w:rFonts w:hint="eastAsia" w:ascii="微软雅黑" w:hAnsi="微软雅黑" w:eastAsia="微软雅黑" w:cs="微软雅黑"/>
          <w:i w:val="0"/>
          <w:iCs w:val="0"/>
          <w:caps w:val="0"/>
          <w:color w:val="1F2328"/>
          <w:spacing w:val="0"/>
          <w:sz w:val="24"/>
          <w:szCs w:val="24"/>
          <w:shd w:val="clear" w:fill="FFFFFF"/>
        </w:rPr>
        <w:t>。请在使用前确保设备已开机、电量充足并靠近手机。</w:t>
      </w:r>
    </w:p>
    <w:p w14:paraId="7520573D">
      <w:pPr>
        <w:keepNext w:val="0"/>
        <w:keepLines w:val="0"/>
        <w:widowControl/>
        <w:numPr>
          <w:ilvl w:val="0"/>
          <w:numId w:val="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操作系统要求 App 取得</w:t>
      </w:r>
      <w:r>
        <w:rPr>
          <w:rStyle w:val="7"/>
          <w:rFonts w:hint="eastAsia" w:ascii="微软雅黑" w:hAnsi="微软雅黑" w:eastAsia="微软雅黑" w:cs="微软雅黑"/>
          <w:b/>
          <w:bCs/>
          <w:i w:val="0"/>
          <w:iCs w:val="0"/>
          <w:caps w:val="0"/>
          <w:color w:val="1F2328"/>
          <w:spacing w:val="0"/>
          <w:sz w:val="24"/>
          <w:szCs w:val="24"/>
          <w:shd w:val="clear" w:fill="FFFFFF"/>
        </w:rPr>
        <w:t>位置权限</w:t>
      </w:r>
      <w:r>
        <w:rPr>
          <w:rFonts w:hint="eastAsia" w:ascii="微软雅黑" w:hAnsi="微软雅黑" w:eastAsia="微软雅黑" w:cs="微软雅黑"/>
          <w:i w:val="0"/>
          <w:iCs w:val="0"/>
          <w:caps w:val="0"/>
          <w:color w:val="1F2328"/>
          <w:spacing w:val="0"/>
          <w:sz w:val="24"/>
          <w:szCs w:val="24"/>
          <w:shd w:val="clear" w:fill="FFFFFF"/>
        </w:rPr>
        <w:t>后方可扫描附近蓝牙设备，请您在系统提示时予以授权，否则将无法搜索到设备。</w:t>
      </w:r>
    </w:p>
    <w:p w14:paraId="40E801AA">
      <w:pPr>
        <w:keepNext w:val="0"/>
        <w:keepLines w:val="0"/>
        <w:widowControl/>
        <w:numPr>
          <w:ilvl w:val="0"/>
          <w:numId w:val="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一台设备可被不同账号先后绑定。</w:t>
      </w:r>
      <w:r>
        <w:rPr>
          <w:rStyle w:val="7"/>
          <w:rFonts w:hint="eastAsia" w:ascii="微软雅黑" w:hAnsi="微软雅黑" w:eastAsia="微软雅黑" w:cs="微软雅黑"/>
          <w:b/>
          <w:bCs/>
          <w:i w:val="0"/>
          <w:iCs w:val="0"/>
          <w:caps w:val="0"/>
          <w:color w:val="1F2328"/>
          <w:spacing w:val="0"/>
          <w:sz w:val="24"/>
          <w:szCs w:val="24"/>
          <w:shd w:val="clear" w:fill="FFFFFF"/>
        </w:rPr>
        <w:t>解除绑定或注销账号不会自动清除设备中已显示的图片</w:t>
      </w:r>
      <w:r>
        <w:rPr>
          <w:rFonts w:hint="eastAsia" w:ascii="微软雅黑" w:hAnsi="微软雅黑" w:eastAsia="微软雅黑" w:cs="微软雅黑"/>
          <w:i w:val="0"/>
          <w:iCs w:val="0"/>
          <w:caps w:val="0"/>
          <w:color w:val="1F2328"/>
          <w:spacing w:val="0"/>
          <w:sz w:val="24"/>
          <w:szCs w:val="24"/>
          <w:shd w:val="clear" w:fill="FFFFFF"/>
        </w:rPr>
        <w:t>，请您自行处理。</w:t>
      </w:r>
    </w:p>
    <w:p w14:paraId="21906FBE">
      <w:pPr>
        <w:keepNext w:val="0"/>
        <w:keepLines w:val="0"/>
        <w:widowControl/>
        <w:numPr>
          <w:ilvl w:val="0"/>
          <w:numId w:val="5"/>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请勿在投屏或固件升级过程中关闭设备电源、断开蓝牙、退出应用或让手机息屏</w:t>
      </w:r>
      <w:r>
        <w:rPr>
          <w:rFonts w:hint="eastAsia" w:ascii="微软雅黑" w:hAnsi="微软雅黑" w:eastAsia="微软雅黑" w:cs="微软雅黑"/>
          <w:i w:val="0"/>
          <w:iCs w:val="0"/>
          <w:caps w:val="0"/>
          <w:color w:val="1F2328"/>
          <w:spacing w:val="0"/>
          <w:sz w:val="24"/>
          <w:szCs w:val="24"/>
          <w:shd w:val="clear" w:fill="FFFFFF"/>
        </w:rPr>
        <w:t>，否则可能导致本次操作失败。</w:t>
      </w:r>
    </w:p>
    <w:p w14:paraId="76F0DBF6">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五、照片投屏与内容规则</w:t>
      </w:r>
    </w:p>
    <w:p w14:paraId="60586976">
      <w:pPr>
        <w:keepNext w:val="0"/>
        <w:keepLines w:val="0"/>
        <w:widowControl/>
        <w:numPr>
          <w:ilvl w:val="0"/>
          <w:numId w:val="6"/>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您仅可投屏</w:t>
      </w:r>
      <w:r>
        <w:rPr>
          <w:rStyle w:val="7"/>
          <w:rFonts w:hint="eastAsia" w:ascii="微软雅黑" w:hAnsi="微软雅黑" w:eastAsia="微软雅黑" w:cs="微软雅黑"/>
          <w:b/>
          <w:bCs/>
          <w:i w:val="0"/>
          <w:iCs w:val="0"/>
          <w:caps w:val="0"/>
          <w:color w:val="1F2328"/>
          <w:spacing w:val="0"/>
          <w:sz w:val="24"/>
          <w:szCs w:val="24"/>
          <w:shd w:val="clear" w:fill="FFFFFF"/>
        </w:rPr>
        <w:t>您自行拍摄、创作或已合法取得授权</w:t>
      </w:r>
      <w:r>
        <w:rPr>
          <w:rFonts w:hint="eastAsia" w:ascii="微软雅黑" w:hAnsi="微软雅黑" w:eastAsia="微软雅黑" w:cs="微软雅黑"/>
          <w:i w:val="0"/>
          <w:iCs w:val="0"/>
          <w:caps w:val="0"/>
          <w:color w:val="1F2328"/>
          <w:spacing w:val="0"/>
          <w:sz w:val="24"/>
          <w:szCs w:val="24"/>
          <w:shd w:val="clear" w:fill="FFFFFF"/>
        </w:rPr>
        <w:t>的照片。</w:t>
      </w:r>
      <w:r>
        <w:rPr>
          <w:rStyle w:val="7"/>
          <w:rFonts w:hint="eastAsia" w:ascii="微软雅黑" w:hAnsi="微软雅黑" w:eastAsia="微软雅黑" w:cs="微软雅黑"/>
          <w:b/>
          <w:bCs/>
          <w:i w:val="0"/>
          <w:iCs w:val="0"/>
          <w:caps w:val="0"/>
          <w:color w:val="1F2328"/>
          <w:spacing w:val="0"/>
          <w:sz w:val="24"/>
          <w:szCs w:val="24"/>
          <w:shd w:val="clear" w:fill="FFFFFF"/>
        </w:rPr>
        <w:t>您应对所投屏内容的合法性负责</w:t>
      </w:r>
      <w:r>
        <w:rPr>
          <w:rFonts w:hint="eastAsia" w:ascii="微软雅黑" w:hAnsi="微软雅黑" w:eastAsia="微软雅黑" w:cs="微软雅黑"/>
          <w:i w:val="0"/>
          <w:iCs w:val="0"/>
          <w:caps w:val="0"/>
          <w:color w:val="1F2328"/>
          <w:spacing w:val="0"/>
          <w:sz w:val="24"/>
          <w:szCs w:val="24"/>
          <w:shd w:val="clear" w:fill="FFFFFF"/>
        </w:rPr>
        <w:t>，不得投屏侵犯他人肖像权、著作权、隐私权或违反法律法规的内容。</w:t>
      </w:r>
    </w:p>
    <w:p w14:paraId="5C20BD3D">
      <w:pPr>
        <w:keepNext w:val="0"/>
        <w:keepLines w:val="0"/>
        <w:widowControl/>
        <w:numPr>
          <w:ilvl w:val="0"/>
          <w:numId w:val="6"/>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受电子纸显示技术限制，设备呈现的色彩、层次与清晰度与手机屏幕存在差异，投屏画面需经过裁切、构图与色彩转换。</w:t>
      </w:r>
      <w:r>
        <w:rPr>
          <w:rStyle w:val="7"/>
          <w:rFonts w:hint="eastAsia" w:ascii="微软雅黑" w:hAnsi="微软雅黑" w:eastAsia="微软雅黑" w:cs="微软雅黑"/>
          <w:b/>
          <w:bCs/>
          <w:i w:val="0"/>
          <w:iCs w:val="0"/>
          <w:caps w:val="0"/>
          <w:color w:val="1F2328"/>
          <w:spacing w:val="0"/>
          <w:sz w:val="24"/>
          <w:szCs w:val="24"/>
          <w:shd w:val="clear" w:fill="FFFFFF"/>
        </w:rPr>
        <w:t>该等差异属于技术特性，不构成产品质量问题。</w:t>
      </w:r>
    </w:p>
    <w:p w14:paraId="35186732">
      <w:pPr>
        <w:keepNext w:val="0"/>
        <w:keepLines w:val="0"/>
        <w:widowControl/>
        <w:numPr>
          <w:ilvl w:val="0"/>
          <w:numId w:val="6"/>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投屏过程中会将您选择的照片上传至我们的服务器与图像处理服务用于画面转换，具体见《BoltStar 隐私政策》。</w:t>
      </w:r>
    </w:p>
    <w:p w14:paraId="72628BDC">
      <w:pPr>
        <w:keepNext w:val="0"/>
        <w:keepLines w:val="0"/>
        <w:widowControl/>
        <w:numPr>
          <w:ilvl w:val="0"/>
          <w:numId w:val="6"/>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在应用内删除投屏记录不等同于删除设备内的图片，反之亦然，请按界面提示分别操作。</w:t>
      </w:r>
    </w:p>
    <w:p w14:paraId="0D0807BC">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六、AI 创作服务</w:t>
      </w:r>
    </w:p>
    <w:p w14:paraId="627CB3FD">
      <w:pPr>
        <w:keepNext w:val="0"/>
        <w:keepLines w:val="0"/>
        <w:widowControl/>
        <w:numPr>
          <w:ilvl w:val="0"/>
          <w:numId w:val="7"/>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AI 功能为可选服务。</w:t>
      </w:r>
      <w:r>
        <w:rPr>
          <w:rStyle w:val="7"/>
          <w:rFonts w:hint="eastAsia" w:ascii="微软雅黑" w:hAnsi="微软雅黑" w:eastAsia="微软雅黑" w:cs="微软雅黑"/>
          <w:b/>
          <w:bCs/>
          <w:i w:val="0"/>
          <w:iCs w:val="0"/>
          <w:caps w:val="0"/>
          <w:color w:val="1F2328"/>
          <w:spacing w:val="0"/>
          <w:sz w:val="24"/>
          <w:szCs w:val="24"/>
          <w:shd w:val="clear" w:fill="FFFFFF"/>
        </w:rPr>
        <w:t>首次使用前须您单独阅读并同意《BoltStar AI 服务协议》</w:t>
      </w:r>
      <w:r>
        <w:rPr>
          <w:rFonts w:hint="eastAsia" w:ascii="微软雅黑" w:hAnsi="微软雅黑" w:eastAsia="微软雅黑" w:cs="微软雅黑"/>
          <w:i w:val="0"/>
          <w:iCs w:val="0"/>
          <w:caps w:val="0"/>
          <w:color w:val="1F2328"/>
          <w:spacing w:val="0"/>
          <w:sz w:val="24"/>
          <w:szCs w:val="24"/>
          <w:shd w:val="clear" w:fill="FFFFFF"/>
        </w:rPr>
        <w:t>；拒绝不影响本应用其他功能的使用。</w:t>
      </w:r>
    </w:p>
    <w:p w14:paraId="1436B4F8">
      <w:pPr>
        <w:keepNext w:val="0"/>
        <w:keepLines w:val="0"/>
        <w:widowControl/>
        <w:numPr>
          <w:ilvl w:val="0"/>
          <w:numId w:val="7"/>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您在 AI 对话中主动发送的文字或图片，将传输至</w:t>
      </w:r>
      <w:r>
        <w:rPr>
          <w:rStyle w:val="7"/>
          <w:rFonts w:hint="eastAsia" w:ascii="微软雅黑" w:hAnsi="微软雅黑" w:eastAsia="微软雅黑" w:cs="微软雅黑"/>
          <w:b/>
          <w:bCs/>
          <w:i w:val="0"/>
          <w:iCs w:val="0"/>
          <w:caps w:val="0"/>
          <w:color w:val="1F2328"/>
          <w:spacing w:val="0"/>
          <w:sz w:val="24"/>
          <w:szCs w:val="24"/>
          <w:shd w:val="clear" w:fill="FFFFFF"/>
        </w:rPr>
        <w:t>“火山引擎”AI 服务（由北京火山引擎科技有限公司提供）</w:t>
      </w:r>
      <w:r>
        <w:rPr>
          <w:rFonts w:hint="eastAsia" w:ascii="微软雅黑" w:hAnsi="微软雅黑" w:eastAsia="微软雅黑" w:cs="微软雅黑"/>
          <w:i w:val="0"/>
          <w:iCs w:val="0"/>
          <w:caps w:val="0"/>
          <w:color w:val="1F2328"/>
          <w:spacing w:val="0"/>
          <w:sz w:val="24"/>
          <w:szCs w:val="24"/>
          <w:shd w:val="clear" w:fill="FFFFFF"/>
        </w:rPr>
        <w:t>进行处理。</w:t>
      </w:r>
      <w:r>
        <w:rPr>
          <w:rStyle w:val="7"/>
          <w:rFonts w:hint="eastAsia" w:ascii="微软雅黑" w:hAnsi="微软雅黑" w:eastAsia="微软雅黑" w:cs="微软雅黑"/>
          <w:b/>
          <w:bCs/>
          <w:i w:val="0"/>
          <w:iCs w:val="0"/>
          <w:caps w:val="0"/>
          <w:color w:val="1F2328"/>
          <w:spacing w:val="0"/>
          <w:sz w:val="24"/>
          <w:szCs w:val="24"/>
          <w:shd w:val="clear" w:fill="FFFFFF"/>
        </w:rPr>
        <w:t>发送的内容仅用于本次操作，不会被用于模型训练。</w:t>
      </w:r>
    </w:p>
    <w:p w14:paraId="51E44BCD">
      <w:pPr>
        <w:keepNext w:val="0"/>
        <w:keepLines w:val="0"/>
        <w:widowControl/>
        <w:numPr>
          <w:ilvl w:val="0"/>
          <w:numId w:val="7"/>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AI 生成的内容由算法自动产生，可能存在不准确、不完整或不符合您预期的情形，不构成任何专业建议。</w:t>
      </w:r>
      <w:r>
        <w:rPr>
          <w:rFonts w:hint="eastAsia" w:ascii="微软雅黑" w:hAnsi="微软雅黑" w:eastAsia="微软雅黑" w:cs="微软雅黑"/>
          <w:i w:val="0"/>
          <w:iCs w:val="0"/>
          <w:caps w:val="0"/>
          <w:color w:val="1F2328"/>
          <w:spacing w:val="0"/>
          <w:sz w:val="24"/>
          <w:szCs w:val="24"/>
          <w:shd w:val="clear" w:fill="FFFFFF"/>
        </w:rPr>
        <w:t>请您在使用前自行判断并核实，我们不对生成内容的准确性、适用性作出保证。</w:t>
      </w:r>
    </w:p>
    <w:p w14:paraId="6AC1EC8A">
      <w:pPr>
        <w:keepNext w:val="0"/>
        <w:keepLines w:val="0"/>
        <w:widowControl/>
        <w:numPr>
          <w:ilvl w:val="0"/>
          <w:numId w:val="7"/>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您不得利用 AI 功能生成、传播违反第九节行为规范的内容。</w:t>
      </w:r>
      <w:r>
        <w:rPr>
          <w:rFonts w:hint="eastAsia" w:ascii="微软雅黑" w:hAnsi="微软雅黑" w:eastAsia="微软雅黑" w:cs="微软雅黑"/>
          <w:i w:val="0"/>
          <w:iCs w:val="0"/>
          <w:caps w:val="0"/>
          <w:color w:val="1F2328"/>
          <w:spacing w:val="0"/>
          <w:sz w:val="24"/>
          <w:szCs w:val="24"/>
          <w:shd w:val="clear" w:fill="FFFFFF"/>
        </w:rPr>
        <w:t>因您的输入或对生成内容的使用引发的第三方主张，由您自行承担责任。</w:t>
      </w:r>
    </w:p>
    <w:p w14:paraId="5E39B54E">
      <w:pPr>
        <w:keepNext w:val="0"/>
        <w:keepLines w:val="0"/>
        <w:widowControl/>
        <w:numPr>
          <w:ilvl w:val="0"/>
          <w:numId w:val="7"/>
        </w:numPr>
        <w:suppressLineNumbers w:val="0"/>
        <w:spacing w:before="60" w:beforeAutospacing="0" w:after="60" w:afterAutospacing="0"/>
        <w:ind w:left="0" w:right="0" w:hanging="360"/>
      </w:pPr>
      <w:ins w:id="7" w:author="小金鱼" w:date="2026-08-28T15:42:56Z">
        <w:r>
          <w:rPr>
            <w:rFonts w:hint="eastAsia" w:ascii="微软雅黑" w:hAnsi="微软雅黑" w:eastAsia="微软雅黑" w:cs="微软雅黑"/>
            <w:i w:val="0"/>
            <w:iCs w:val="0"/>
            <w:caps w:val="0"/>
            <w:color w:val="1F2328"/>
            <w:spacing w:val="0"/>
            <w:sz w:val="24"/>
            <w:szCs w:val="24"/>
            <w:shd w:val="clear" w:fill="FFFFFF"/>
          </w:rPr>
          <w:t>在遵守本协议的前提下，您自行上传、拍摄的图片、文字素材知识产权归您所有;AI公共模型输出内容无专属独占权，相同输入可能产生近似输出，我们可为其他用户提供同等AI生成服务。</w:t>
        </w:r>
      </w:ins>
      <w:del w:id="8" w:author="小金鱼" w:date="2026-08-28T15:42:56Z">
        <w:r>
          <w:rPr>
            <w:rFonts w:hint="eastAsia" w:ascii="微软雅黑" w:hAnsi="微软雅黑" w:eastAsia="微软雅黑" w:cs="微软雅黑"/>
            <w:i w:val="0"/>
            <w:iCs w:val="0"/>
            <w:caps w:val="0"/>
            <w:color w:val="1F2328"/>
            <w:spacing w:val="0"/>
            <w:sz w:val="24"/>
            <w:szCs w:val="24"/>
            <w:shd w:val="clear" w:fill="FFFFFF"/>
          </w:rPr>
          <w:delText>在遵守本协议的前提下，我们不主张您通过 AI 功能生成内容的所有权；</w:delText>
        </w:r>
      </w:del>
      <w:del w:id="9" w:author="小金鱼" w:date="2026-08-28T15:42:56Z">
        <w:r>
          <w:rPr>
            <w:rStyle w:val="7"/>
            <w:rFonts w:hint="eastAsia" w:ascii="微软雅黑" w:hAnsi="微软雅黑" w:eastAsia="微软雅黑" w:cs="微软雅黑"/>
            <w:b/>
            <w:bCs/>
            <w:i w:val="0"/>
            <w:iCs w:val="0"/>
            <w:caps w:val="0"/>
            <w:color w:val="1F2328"/>
            <w:spacing w:val="0"/>
            <w:sz w:val="24"/>
            <w:szCs w:val="24"/>
            <w:shd w:val="clear" w:fill="FFFFFF"/>
          </w:rPr>
          <w:delText>但您理解并同意，相同或近似的输入可能产生相同或近似的输出，我们可为其他用户提供相同服务。</w:delText>
        </w:r>
      </w:del>
    </w:p>
    <w:p w14:paraId="131DEABD">
      <w:pPr>
        <w:keepNext w:val="0"/>
        <w:keepLines w:val="0"/>
        <w:widowControl/>
        <w:numPr>
          <w:ilvl w:val="0"/>
          <w:numId w:val="7"/>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AI 会话记录在服务端</w:t>
      </w:r>
      <w:r>
        <w:rPr>
          <w:rStyle w:val="7"/>
          <w:rFonts w:hint="eastAsia" w:ascii="微软雅黑" w:hAnsi="微软雅黑" w:eastAsia="微软雅黑" w:cs="微软雅黑"/>
          <w:b/>
          <w:bCs/>
          <w:i w:val="0"/>
          <w:iCs w:val="0"/>
          <w:caps w:val="0"/>
          <w:color w:val="1F2328"/>
          <w:spacing w:val="0"/>
          <w:sz w:val="24"/>
          <w:szCs w:val="24"/>
          <w:shd w:val="clear" w:fill="FFFFFF"/>
        </w:rPr>
        <w:t>仅保留最近 7 天</w:t>
      </w:r>
      <w:r>
        <w:rPr>
          <w:rFonts w:hint="eastAsia" w:ascii="微软雅黑" w:hAnsi="微软雅黑" w:eastAsia="微软雅黑" w:cs="微软雅黑"/>
          <w:i w:val="0"/>
          <w:iCs w:val="0"/>
          <w:caps w:val="0"/>
          <w:color w:val="1F2328"/>
          <w:spacing w:val="0"/>
          <w:sz w:val="24"/>
          <w:szCs w:val="24"/>
          <w:shd w:val="clear" w:fill="FFFFFF"/>
        </w:rPr>
        <w:t>，到期自动清除，请您自行保存需要留存的内容。</w:t>
      </w:r>
    </w:p>
    <w:p w14:paraId="69A99A24">
      <w:pPr>
        <w:keepNext w:val="0"/>
        <w:keepLines w:val="0"/>
        <w:widowControl/>
        <w:numPr>
          <w:ilvl w:val="0"/>
          <w:numId w:val="7"/>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AI 服务依赖第三方能力与网络，</w:t>
      </w:r>
      <w:r>
        <w:rPr>
          <w:rStyle w:val="7"/>
          <w:rFonts w:hint="eastAsia" w:ascii="微软雅黑" w:hAnsi="微软雅黑" w:eastAsia="微软雅黑" w:cs="微软雅黑"/>
          <w:b/>
          <w:bCs/>
          <w:i w:val="0"/>
          <w:iCs w:val="0"/>
          <w:caps w:val="0"/>
          <w:color w:val="1F2328"/>
          <w:spacing w:val="0"/>
          <w:sz w:val="24"/>
          <w:szCs w:val="24"/>
          <w:shd w:val="clear" w:fill="FFFFFF"/>
        </w:rPr>
        <w:t>可能出现排队、超时或暂时不可用；对已扣减星币但因我方原因未能产出结果的情形，请通过第十五节的方式联系我们处理。</w:t>
      </w:r>
    </w:p>
    <w:p w14:paraId="1F009DA1">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七、星币与付费规则</w:t>
      </w:r>
    </w:p>
    <w:p w14:paraId="4AF3A393">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星币是本应用内的虚拟道具</w:t>
      </w:r>
      <w:r>
        <w:rPr>
          <w:rFonts w:hint="eastAsia" w:ascii="微软雅黑" w:hAnsi="微软雅黑" w:eastAsia="微软雅黑" w:cs="微软雅黑"/>
          <w:i w:val="0"/>
          <w:iCs w:val="0"/>
          <w:caps w:val="0"/>
          <w:color w:val="1F2328"/>
          <w:spacing w:val="0"/>
          <w:sz w:val="24"/>
          <w:szCs w:val="24"/>
          <w:shd w:val="clear" w:fill="FFFFFF"/>
        </w:rPr>
        <w:t>，用于兑换 AI 生成等消耗型服务，</w:t>
      </w:r>
      <w:r>
        <w:rPr>
          <w:rStyle w:val="7"/>
          <w:rFonts w:hint="eastAsia" w:ascii="微软雅黑" w:hAnsi="微软雅黑" w:eastAsia="微软雅黑" w:cs="微软雅黑"/>
          <w:b/>
          <w:bCs/>
          <w:i w:val="0"/>
          <w:iCs w:val="0"/>
          <w:caps w:val="0"/>
          <w:color w:val="1F2328"/>
          <w:spacing w:val="0"/>
          <w:sz w:val="24"/>
          <w:szCs w:val="24"/>
          <w:shd w:val="clear" w:fill="FFFFFF"/>
        </w:rPr>
        <w:t>不是预付卡、不具有货币价值、不可兑换或提取为现金、不可在用户之间转让</w:t>
      </w:r>
      <w:r>
        <w:rPr>
          <w:rFonts w:hint="eastAsia" w:ascii="微软雅黑" w:hAnsi="微软雅黑" w:eastAsia="微软雅黑" w:cs="微软雅黑"/>
          <w:i w:val="0"/>
          <w:iCs w:val="0"/>
          <w:caps w:val="0"/>
          <w:color w:val="1F2328"/>
          <w:spacing w:val="0"/>
          <w:sz w:val="24"/>
          <w:szCs w:val="24"/>
          <w:shd w:val="clear" w:fill="FFFFFF"/>
        </w:rPr>
        <w:t>。</w:t>
      </w:r>
    </w:p>
    <w:p w14:paraId="537F6B5E">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购买渠道：</w:t>
      </w:r>
      <w:r>
        <w:rPr>
          <w:rFonts w:hint="eastAsia" w:ascii="微软雅黑" w:hAnsi="微软雅黑" w:eastAsia="微软雅黑" w:cs="微软雅黑"/>
          <w:i w:val="0"/>
          <w:iCs w:val="0"/>
          <w:caps w:val="0"/>
          <w:color w:val="1F2328"/>
          <w:spacing w:val="0"/>
          <w:sz w:val="24"/>
          <w:szCs w:val="24"/>
          <w:shd w:val="clear" w:fill="FFFFFF"/>
        </w:rPr>
        <w:t>在 </w:t>
      </w:r>
      <w:r>
        <w:rPr>
          <w:rStyle w:val="7"/>
          <w:rFonts w:hint="eastAsia" w:ascii="微软雅黑" w:hAnsi="微软雅黑" w:eastAsia="微软雅黑" w:cs="微软雅黑"/>
          <w:b/>
          <w:bCs/>
          <w:i w:val="0"/>
          <w:iCs w:val="0"/>
          <w:caps w:val="0"/>
          <w:color w:val="1F2328"/>
          <w:spacing w:val="0"/>
          <w:sz w:val="24"/>
          <w:szCs w:val="24"/>
          <w:shd w:val="clear" w:fill="FFFFFF"/>
        </w:rPr>
        <w:t>iOS 端通过 Apple 内购（App Store）</w:t>
      </w:r>
      <w:r>
        <w:rPr>
          <w:rFonts w:hint="eastAsia" w:ascii="微软雅黑" w:hAnsi="微软雅黑" w:eastAsia="微软雅黑" w:cs="微软雅黑"/>
          <w:i w:val="0"/>
          <w:iCs w:val="0"/>
          <w:caps w:val="0"/>
          <w:color w:val="1F2328"/>
          <w:spacing w:val="0"/>
          <w:sz w:val="24"/>
          <w:szCs w:val="24"/>
          <w:shd w:val="clear" w:fill="FFFFFF"/>
        </w:rPr>
        <w:t>完成；在微信小程序内通过</w:t>
      </w:r>
      <w:r>
        <w:rPr>
          <w:rStyle w:val="7"/>
          <w:rFonts w:hint="eastAsia" w:ascii="微软雅黑" w:hAnsi="微软雅黑" w:eastAsia="微软雅黑" w:cs="微软雅黑"/>
          <w:b/>
          <w:bCs/>
          <w:i w:val="0"/>
          <w:iCs w:val="0"/>
          <w:caps w:val="0"/>
          <w:color w:val="1F2328"/>
          <w:spacing w:val="0"/>
          <w:sz w:val="24"/>
          <w:szCs w:val="24"/>
          <w:shd w:val="clear" w:fill="FFFFFF"/>
        </w:rPr>
        <w:t>微信虚拟支付</w:t>
      </w:r>
      <w:r>
        <w:rPr>
          <w:rFonts w:hint="eastAsia" w:ascii="微软雅黑" w:hAnsi="微软雅黑" w:eastAsia="微软雅黑" w:cs="微软雅黑"/>
          <w:i w:val="0"/>
          <w:iCs w:val="0"/>
          <w:caps w:val="0"/>
          <w:color w:val="1F2328"/>
          <w:spacing w:val="0"/>
          <w:sz w:val="24"/>
          <w:szCs w:val="24"/>
          <w:shd w:val="clear" w:fill="FFFFFF"/>
        </w:rPr>
        <w:t>完成。实际到账以我方服务器记录为准。购买行为同时受相应支付平台的条款约束。</w:t>
      </w:r>
    </w:p>
    <w:p w14:paraId="5706A39B">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价格与消耗规则</w:t>
      </w:r>
      <w:r>
        <w:rPr>
          <w:rFonts w:hint="eastAsia" w:ascii="微软雅黑" w:hAnsi="微软雅黑" w:eastAsia="微软雅黑" w:cs="微软雅黑"/>
          <w:i w:val="0"/>
          <w:iCs w:val="0"/>
          <w:caps w:val="0"/>
          <w:color w:val="1F2328"/>
          <w:spacing w:val="0"/>
          <w:sz w:val="24"/>
          <w:szCs w:val="24"/>
          <w:shd w:val="clear" w:fill="FFFFFF"/>
        </w:rPr>
        <w:t>以应用内当时展示的档位与「星币消耗规则」为准。我们可能不时调整档位与消耗规则，调整仅对调整后的购买与消耗生效，不溯及既往。</w:t>
      </w:r>
    </w:p>
    <w:p w14:paraId="095F0044">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退款：</w:t>
      </w:r>
      <w:ins w:id="10" w:author="小金鱼" w:date="2026-08-28T15:44:43Z">
        <w:r>
          <w:rPr>
            <w:rFonts w:hint="eastAsia" w:ascii="微软雅黑" w:hAnsi="微软雅黑" w:eastAsia="微软雅黑" w:cs="微软雅黑"/>
            <w:i w:val="0"/>
            <w:iCs w:val="0"/>
            <w:caps w:val="0"/>
            <w:color w:val="1F2328"/>
            <w:spacing w:val="0"/>
            <w:sz w:val="24"/>
            <w:szCs w:val="24"/>
            <w:shd w:val="clear" w:fill="FFFFFF"/>
          </w:rPr>
          <w:t>您通过任何渠道购买的星币，如需退款，请首先通过相应渠道(AppleAppStore或微信支付)申请，该渠道将依据其自身规则进行初步处理。如您对渠道的处理结果有异议，或渠道无法处理时，您可联系我们，我们将依据本协议及法律法规，在核实情况后作出最终的决定。星币一经消耗(即用于生成AI内容等)，不予退还。因我方系统原因导致重复扣费或未到账的，我们将核实后予以补发或退还。</w:t>
        </w:r>
      </w:ins>
      <w:del w:id="11" w:author="小金鱼" w:date="2026-08-28T15:44:43Z">
        <w:r>
          <w:rPr>
            <w:rFonts w:hint="eastAsia" w:ascii="微软雅黑" w:hAnsi="微软雅黑" w:eastAsia="微软雅黑" w:cs="微软雅黑"/>
            <w:i w:val="0"/>
            <w:iCs w:val="0"/>
            <w:caps w:val="0"/>
            <w:color w:val="1F2328"/>
            <w:spacing w:val="0"/>
            <w:sz w:val="24"/>
            <w:szCs w:val="24"/>
            <w:shd w:val="clear" w:fill="FFFFFF"/>
          </w:rPr>
          <w:delText>通过 Apple 内购购买的，退款依照 Apple 的退款政策，由 Apple 受理与裁定；通过微信虚拟支付购买的，依照相应平台规则与本条约定处理。</w:delText>
        </w:r>
      </w:del>
      <w:del w:id="12" w:author="小金鱼" w:date="2026-08-28T15:44:43Z">
        <w:r>
          <w:rPr>
            <w:rStyle w:val="7"/>
            <w:rFonts w:hint="eastAsia" w:ascii="微软雅黑" w:hAnsi="微软雅黑" w:eastAsia="微软雅黑" w:cs="微软雅黑"/>
            <w:b/>
            <w:bCs/>
            <w:i w:val="0"/>
            <w:iCs w:val="0"/>
            <w:caps w:val="0"/>
            <w:color w:val="1F2328"/>
            <w:spacing w:val="0"/>
            <w:sz w:val="24"/>
            <w:szCs w:val="24"/>
            <w:shd w:val="clear" w:fill="FFFFFF"/>
          </w:rPr>
          <w:delText>星币一经消耗不予退还；因我方系统原因导致重复扣费或未到账的，我们将核实后予以补发或退还</w:delText>
        </w:r>
      </w:del>
      <w:r>
        <w:rPr>
          <w:rStyle w:val="7"/>
          <w:rFonts w:hint="eastAsia" w:ascii="微软雅黑" w:hAnsi="微软雅黑" w:eastAsia="微软雅黑" w:cs="微软雅黑"/>
          <w:b/>
          <w:bCs/>
          <w:i w:val="0"/>
          <w:iCs w:val="0"/>
          <w:caps w:val="0"/>
          <w:color w:val="1F2328"/>
          <w:spacing w:val="0"/>
          <w:sz w:val="24"/>
          <w:szCs w:val="24"/>
          <w:shd w:val="clear" w:fill="FFFFFF"/>
        </w:rPr>
        <w:t>。</w:t>
      </w:r>
    </w:p>
    <w:p w14:paraId="072E941A">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星币不设有效期</w:t>
      </w:r>
      <w:r>
        <w:rPr>
          <w:rFonts w:hint="eastAsia" w:ascii="微软雅黑" w:hAnsi="微软雅黑" w:eastAsia="微软雅黑" w:cs="微软雅黑"/>
          <w:i w:val="0"/>
          <w:iCs w:val="0"/>
          <w:caps w:val="0"/>
          <w:color w:val="1F2328"/>
          <w:spacing w:val="0"/>
          <w:sz w:val="24"/>
          <w:szCs w:val="24"/>
          <w:shd w:val="clear" w:fill="FFFFFF"/>
        </w:rPr>
        <w:t>；账号被永久封禁或注销时，</w:t>
      </w:r>
      <w:del w:id="13" w:author="小金鱼" w:date="2026-08-28T15:08:15Z">
        <w:r>
          <w:rPr>
            <w:rFonts w:hint="eastAsia" w:ascii="微软雅黑" w:hAnsi="微软雅黑" w:eastAsia="微软雅黑" w:cs="微软雅黑"/>
            <w:i w:val="0"/>
            <w:iCs w:val="0"/>
            <w:caps w:val="0"/>
            <w:color w:val="1F2328"/>
            <w:spacing w:val="0"/>
            <w:sz w:val="24"/>
            <w:szCs w:val="24"/>
            <w:shd w:val="clear" w:fill="FFFFFF"/>
          </w:rPr>
          <w:delText>剩余星币一并失效且不予退还（法律法规另有规定的除外）。</w:delText>
        </w:r>
      </w:del>
      <w:ins w:id="14" w:author="小金鱼" w:date="2026-08-28T15:07:41Z">
        <w:r>
          <w:rPr>
            <w:rFonts w:hint="eastAsia" w:ascii="微软雅黑" w:hAnsi="微软雅黑" w:eastAsia="微软雅黑" w:cs="微软雅黑"/>
            <w:i w:val="0"/>
            <w:iCs w:val="0"/>
            <w:caps w:val="0"/>
            <w:color w:val="1F2328"/>
            <w:spacing w:val="0"/>
            <w:sz w:val="24"/>
            <w:szCs w:val="24"/>
            <w:shd w:val="clear" w:fill="FFFFFF"/>
          </w:rPr>
          <w:t>账号数据将被删除或匿名化，账号内的星币余额与设备绑定关系一并清除且不可恢复;正常自愿注销场景下未消耗星币不予退还，因我方系统故障导致星币无法正常使用的，可凭凭证联系客服核实处理。</w:t>
        </w:r>
      </w:ins>
    </w:p>
    <w:p w14:paraId="2E298A1D">
      <w:pPr>
        <w:keepNext w:val="0"/>
        <w:keepLines w:val="0"/>
        <w:widowControl/>
        <w:numPr>
          <w:ilvl w:val="0"/>
          <w:numId w:val="8"/>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您应通过官方渠道购买。</w:t>
      </w:r>
      <w:r>
        <w:rPr>
          <w:rStyle w:val="7"/>
          <w:rFonts w:hint="eastAsia" w:ascii="微软雅黑" w:hAnsi="微软雅黑" w:eastAsia="微软雅黑" w:cs="微软雅黑"/>
          <w:b/>
          <w:bCs/>
          <w:i w:val="0"/>
          <w:iCs w:val="0"/>
          <w:caps w:val="0"/>
          <w:color w:val="1F2328"/>
          <w:spacing w:val="0"/>
          <w:sz w:val="24"/>
          <w:szCs w:val="24"/>
          <w:shd w:val="clear" w:fill="FFFFFF"/>
        </w:rPr>
        <w:t>因通过非官方渠道购买、或使用外挂、脚本、漏洞等不正当方式获取星币的，我们有权追回相应星币并视情节处理账号。</w:t>
      </w:r>
    </w:p>
    <w:p w14:paraId="1752A86C">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八、固件升级与设备风险提示</w:t>
      </w:r>
    </w:p>
    <w:p w14:paraId="4CA6BE94">
      <w:pPr>
        <w:keepNext w:val="0"/>
        <w:keepLines w:val="0"/>
        <w:widowControl/>
        <w:numPr>
          <w:ilvl w:val="0"/>
          <w:numId w:val="9"/>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为修复问题或提升体验，我们可能发布设备固件更新，并在应用内提示您升级。部分版本可能为必要更新，未升级可能导致部分功能不可用。</w:t>
      </w:r>
    </w:p>
    <w:p w14:paraId="6F4289D0">
      <w:pPr>
        <w:keepNext w:val="0"/>
        <w:keepLines w:val="0"/>
        <w:widowControl/>
        <w:numPr>
          <w:ilvl w:val="0"/>
          <w:numId w:val="9"/>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升级过程请耐心等待升级结果，意外中断可能导致电子纸设备无法使用。</w:t>
      </w:r>
      <w:r>
        <w:rPr>
          <w:rFonts w:hint="eastAsia" w:ascii="微软雅黑" w:hAnsi="微软雅黑" w:eastAsia="微软雅黑" w:cs="微软雅黑"/>
          <w:i w:val="0"/>
          <w:iCs w:val="0"/>
          <w:caps w:val="0"/>
          <w:color w:val="1F2328"/>
          <w:spacing w:val="0"/>
          <w:sz w:val="24"/>
          <w:szCs w:val="24"/>
          <w:shd w:val="clear" w:fill="FFFFFF"/>
        </w:rPr>
        <w:t>请在升级期间保持设备供电充足、手机与设备靠近、不要退出升级页面或让手机息屏。</w:t>
      </w:r>
    </w:p>
    <w:p w14:paraId="55A43C6A">
      <w:pPr>
        <w:keepNext w:val="0"/>
        <w:keepLines w:val="0"/>
        <w:widowControl/>
        <w:numPr>
          <w:ilvl w:val="0"/>
          <w:numId w:val="9"/>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若升级失败造成设备无法连接，请尝试重新进入小程序 / App 或断电重启设备；</w:t>
      </w:r>
      <w:r>
        <w:rPr>
          <w:rFonts w:hint="eastAsia" w:ascii="微软雅黑" w:hAnsi="微软雅黑" w:eastAsia="微软雅黑" w:cs="微软雅黑"/>
          <w:i w:val="0"/>
          <w:iCs w:val="0"/>
          <w:caps w:val="0"/>
          <w:color w:val="1F2328"/>
          <w:spacing w:val="0"/>
          <w:sz w:val="24"/>
          <w:szCs w:val="24"/>
          <w:shd w:val="clear" w:fill="FFFFFF"/>
        </w:rPr>
        <w:t>仍无法恢复的，请通过第十五节的方式联系我们协助处理。</w:t>
      </w:r>
    </w:p>
    <w:p w14:paraId="4C024AD2">
      <w:pPr>
        <w:keepNext w:val="0"/>
        <w:keepLines w:val="0"/>
        <w:widowControl/>
        <w:numPr>
          <w:ilvl w:val="0"/>
          <w:numId w:val="9"/>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因您未按提示操作、擅自中断升级、使用非官方固件或自行拆改设备造成的损坏，不属于保修范围。</w:t>
      </w:r>
    </w:p>
    <w:p w14:paraId="0D9FBBE7">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九、用户行为规范与违规处理</w:t>
      </w:r>
    </w:p>
    <w:p w14:paraId="58788AC0">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您承诺在使用本应用（包括投屏、AI 创作与任何内容提交）时，不会提交、生成或传播以下内容：</w:t>
      </w:r>
    </w:p>
    <w:p w14:paraId="51266DFA">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违反中华人民共和国法律法规及政策的内容；</w:t>
      </w:r>
    </w:p>
    <w:p w14:paraId="78FA0A0D">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色情、低俗、淫秽或性暗示内容；</w:t>
      </w:r>
    </w:p>
    <w:p w14:paraId="207EACDA">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暴力、恐怖、血腥或宣扬犯罪的内容；</w:t>
      </w:r>
    </w:p>
    <w:p w14:paraId="3FFA325F">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侮辱、诽谤、威胁、骚扰或侵害他人名誉、肖像、隐私、知识产权等合法权益的内容；</w:t>
      </w:r>
    </w:p>
    <w:p w14:paraId="2363593B">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其他违背公序良俗、社会公德或可能损害本服务声誉的内容。</w:t>
      </w:r>
    </w:p>
    <w:p w14:paraId="0D3DD1E3">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您亦不得：利用本应用从事任何非法活动；通过外挂、脚本、模拟器、逆向工程等方式干扰或破坏服务正常运行；未经许可抓取、复制或商业性使用本应用的数据与素材。</w:t>
      </w:r>
    </w:p>
    <w:p w14:paraId="25260BF8">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strike w:val="0"/>
          <w:color w:val="auto"/>
          <w:spacing w:val="0"/>
          <w:sz w:val="24"/>
          <w:szCs w:val="24"/>
          <w:rPrChange w:id="15" w:author="小金鱼" w:date="2026-09-01T15:53:03Z">
            <w:rPr>
              <w:rFonts w:hint="eastAsia" w:ascii="微软雅黑" w:hAnsi="微软雅黑" w:eastAsia="微软雅黑" w:cs="微软雅黑"/>
              <w:i w:val="0"/>
              <w:iCs w:val="0"/>
              <w:caps w:val="0"/>
              <w:color w:val="1F2328"/>
              <w:spacing w:val="0"/>
              <w:sz w:val="24"/>
              <w:szCs w:val="24"/>
            </w:rPr>
          </w:rPrChange>
        </w:rPr>
      </w:pPr>
      <w:r>
        <w:rPr>
          <w:rStyle w:val="7"/>
          <w:rFonts w:hint="eastAsia" w:ascii="微软雅黑" w:hAnsi="微软雅黑" w:eastAsia="微软雅黑" w:cs="微软雅黑"/>
          <w:b/>
          <w:bCs/>
          <w:i w:val="0"/>
          <w:iCs w:val="0"/>
          <w:caps w:val="0"/>
          <w:color w:val="1F2328"/>
          <w:spacing w:val="0"/>
          <w:sz w:val="24"/>
          <w:szCs w:val="24"/>
          <w:shd w:val="clear" w:fill="FFFFFF"/>
        </w:rPr>
        <w:t>违规处理：</w:t>
      </w:r>
      <w:r>
        <w:rPr>
          <w:rFonts w:hint="eastAsia" w:ascii="微软雅黑" w:hAnsi="微软雅黑" w:eastAsia="微软雅黑" w:cs="微软雅黑"/>
          <w:i w:val="0"/>
          <w:iCs w:val="0"/>
          <w:caps w:val="0"/>
          <w:strike w:val="0"/>
          <w:color w:val="auto"/>
          <w:spacing w:val="0"/>
          <w:sz w:val="24"/>
          <w:szCs w:val="24"/>
          <w:shd w:val="clear" w:fill="FFFFFF"/>
          <w:rPrChange w:id="16" w:author="小金鱼" w:date="2026-09-01T15:53:03Z">
            <w:rPr>
              <w:rFonts w:hint="eastAsia" w:ascii="微软雅黑" w:hAnsi="微软雅黑" w:eastAsia="微软雅黑" w:cs="微软雅黑"/>
              <w:i w:val="0"/>
              <w:iCs w:val="0"/>
              <w:caps w:val="0"/>
              <w:color w:val="1F2328"/>
              <w:spacing w:val="0"/>
              <w:sz w:val="24"/>
              <w:szCs w:val="24"/>
              <w:shd w:val="clear" w:fill="FFFFFF"/>
            </w:rPr>
          </w:rPrChange>
        </w:rPr>
        <w:t>对于违反上述规范的账号，我们将按以下阶梯处理（与应用内《BoltStar AI 服务协议》一致）：</w:t>
      </w:r>
    </w:p>
    <w:tbl>
      <w:tblPr>
        <w:tblStyle w:val="5"/>
        <w:tblW w:w="8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Change w:id="17" w:author="小金鱼" w:date="2026-08-28T15:53:11Z">
          <w:tblPr>
            <w:tblStyle w:val="5"/>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PrChange>
      </w:tblPr>
      <w:tblGrid>
        <w:gridCol w:w="3261"/>
        <w:gridCol w:w="5600"/>
        <w:tblGridChange w:id="18">
          <w:tblGrid>
            <w:gridCol w:w="6150"/>
            <w:gridCol w:w="6150"/>
          </w:tblGrid>
        </w:tblGridChange>
      </w:tblGrid>
      <w:tr w14:paraId="4A71B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19"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rPr>
          <w:tblHeader/>
          <w:trPrChange w:id="19" w:author="小金鱼" w:date="2026-08-28T15:53:11Z">
            <w:trPr>
              <w:tblHeader/>
            </w:trPr>
          </w:trPrChange>
        </w:trPr>
        <w:tc>
          <w:tcPr>
            <w:tcW w:w="3261"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20" w:author="小金鱼" w:date="2026-08-28T15:53:11Z">
              <w:tcPr>
                <w:tcW w:w="6767" w:type="dxa"/>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5FA2B0DB">
            <w:pPr>
              <w:keepNext w:val="0"/>
              <w:keepLines w:val="0"/>
              <w:widowControl/>
              <w:suppressLineNumbers w:val="0"/>
              <w:jc w:val="left"/>
              <w:textAlignment w:val="top"/>
              <w:rPr>
                <w:b/>
                <w:bCs/>
                <w:strike w:val="0"/>
                <w:color w:val="auto"/>
                <w:sz w:val="21"/>
                <w:szCs w:val="21"/>
                <w:rPrChange w:id="21" w:author="小金鱼" w:date="2026-09-01T15:53:03Z">
                  <w:rPr>
                    <w:b/>
                    <w:bCs/>
                    <w:sz w:val="21"/>
                    <w:szCs w:val="21"/>
                  </w:rPr>
                </w:rPrChange>
              </w:rPr>
            </w:pPr>
            <w:r>
              <w:rPr>
                <w:rFonts w:ascii="宋体" w:hAnsi="宋体" w:eastAsia="宋体" w:cs="宋体"/>
                <w:b/>
                <w:bCs/>
                <w:strike w:val="0"/>
                <w:color w:val="auto"/>
                <w:kern w:val="0"/>
                <w:sz w:val="21"/>
                <w:szCs w:val="21"/>
                <w:lang w:val="en-US" w:eastAsia="zh-CN" w:bidi="ar"/>
                <w:rPrChange w:id="22" w:author="小金鱼" w:date="2026-09-01T15:53:03Z">
                  <w:rPr>
                    <w:rFonts w:ascii="宋体" w:hAnsi="宋体" w:eastAsia="宋体" w:cs="宋体"/>
                    <w:b/>
                    <w:bCs/>
                    <w:kern w:val="0"/>
                    <w:sz w:val="21"/>
                    <w:szCs w:val="21"/>
                    <w:lang w:val="en-US" w:eastAsia="zh-CN" w:bidi="ar"/>
                  </w:rPr>
                </w:rPrChange>
              </w:rPr>
              <w:t>违规次数</w:t>
            </w:r>
          </w:p>
        </w:tc>
        <w:tc>
          <w:tcPr>
            <w:tcW w:w="5600"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23" w:author="小金鱼" w:date="2026-08-28T15:53:11Z">
              <w:tcPr>
                <w:tcW w:w="5533" w:type="dxa"/>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29FA8843">
            <w:pPr>
              <w:keepNext w:val="0"/>
              <w:keepLines w:val="0"/>
              <w:widowControl/>
              <w:suppressLineNumbers w:val="0"/>
              <w:jc w:val="left"/>
              <w:textAlignment w:val="top"/>
              <w:rPr>
                <w:b/>
                <w:bCs/>
                <w:strike w:val="0"/>
                <w:color w:val="auto"/>
                <w:sz w:val="21"/>
                <w:szCs w:val="21"/>
                <w:rPrChange w:id="24" w:author="小金鱼" w:date="2026-09-01T15:53:03Z">
                  <w:rPr>
                    <w:b/>
                    <w:bCs/>
                    <w:sz w:val="21"/>
                    <w:szCs w:val="21"/>
                  </w:rPr>
                </w:rPrChange>
              </w:rPr>
            </w:pPr>
            <w:r>
              <w:rPr>
                <w:rFonts w:ascii="宋体" w:hAnsi="宋体" w:eastAsia="宋体" w:cs="宋体"/>
                <w:b/>
                <w:bCs/>
                <w:strike w:val="0"/>
                <w:color w:val="auto"/>
                <w:kern w:val="0"/>
                <w:sz w:val="21"/>
                <w:szCs w:val="21"/>
                <w:lang w:val="en-US" w:eastAsia="zh-CN" w:bidi="ar"/>
                <w:rPrChange w:id="25" w:author="小金鱼" w:date="2026-09-01T15:53:03Z">
                  <w:rPr>
                    <w:rFonts w:ascii="宋体" w:hAnsi="宋体" w:eastAsia="宋体" w:cs="宋体"/>
                    <w:b/>
                    <w:bCs/>
                    <w:kern w:val="0"/>
                    <w:sz w:val="21"/>
                    <w:szCs w:val="21"/>
                    <w:lang w:val="en-US" w:eastAsia="zh-CN" w:bidi="ar"/>
                  </w:rPr>
                </w:rPrChange>
              </w:rPr>
              <w:t>处理措施</w:t>
            </w:r>
          </w:p>
        </w:tc>
      </w:tr>
      <w:tr w14:paraId="42B48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26"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27"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337452F">
            <w:pPr>
              <w:keepNext w:val="0"/>
              <w:keepLines w:val="0"/>
              <w:widowControl/>
              <w:suppressLineNumbers w:val="0"/>
              <w:jc w:val="left"/>
              <w:textAlignment w:val="top"/>
              <w:rPr>
                <w:strike w:val="0"/>
                <w:color w:val="auto"/>
                <w:sz w:val="21"/>
                <w:szCs w:val="21"/>
                <w:rPrChange w:id="28"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29" w:author="小金鱼" w:date="2026-09-01T15:53:03Z">
                  <w:rPr>
                    <w:rFonts w:ascii="宋体" w:hAnsi="宋体" w:eastAsia="宋体" w:cs="宋体"/>
                    <w:kern w:val="0"/>
                    <w:sz w:val="21"/>
                    <w:szCs w:val="21"/>
                    <w:lang w:val="en-US" w:eastAsia="zh-CN" w:bidi="ar"/>
                  </w:rPr>
                </w:rPrChange>
              </w:rPr>
              <w:t>第 1 次</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0"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10011AF7">
            <w:pPr>
              <w:keepNext w:val="0"/>
              <w:keepLines w:val="0"/>
              <w:widowControl/>
              <w:suppressLineNumbers w:val="0"/>
              <w:jc w:val="left"/>
              <w:textAlignment w:val="top"/>
              <w:rPr>
                <w:strike w:val="0"/>
                <w:color w:val="auto"/>
                <w:sz w:val="21"/>
                <w:szCs w:val="21"/>
                <w:rPrChange w:id="31"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32" w:author="小金鱼" w:date="2026-09-01T15:53:03Z">
                  <w:rPr>
                    <w:rFonts w:ascii="宋体" w:hAnsi="宋体" w:eastAsia="宋体" w:cs="宋体"/>
                    <w:kern w:val="0"/>
                    <w:sz w:val="21"/>
                    <w:szCs w:val="21"/>
                    <w:lang w:val="en-US" w:eastAsia="zh-CN" w:bidi="ar"/>
                  </w:rPr>
                </w:rPrChange>
              </w:rPr>
              <w:t>AI 功能封禁 24 小时</w:t>
            </w:r>
          </w:p>
        </w:tc>
      </w:tr>
      <w:tr w14:paraId="004D7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33"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4"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10A2CD9">
            <w:pPr>
              <w:keepNext w:val="0"/>
              <w:keepLines w:val="0"/>
              <w:widowControl/>
              <w:suppressLineNumbers w:val="0"/>
              <w:jc w:val="left"/>
              <w:textAlignment w:val="top"/>
              <w:rPr>
                <w:strike w:val="0"/>
                <w:color w:val="auto"/>
                <w:sz w:val="21"/>
                <w:szCs w:val="21"/>
                <w:rPrChange w:id="35"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36" w:author="小金鱼" w:date="2026-09-01T15:53:03Z">
                  <w:rPr>
                    <w:rFonts w:ascii="宋体" w:hAnsi="宋体" w:eastAsia="宋体" w:cs="宋体"/>
                    <w:kern w:val="0"/>
                    <w:sz w:val="21"/>
                    <w:szCs w:val="21"/>
                    <w:lang w:val="en-US" w:eastAsia="zh-CN" w:bidi="ar"/>
                  </w:rPr>
                </w:rPrChange>
              </w:rPr>
              <w:t>第 2 次</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7"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4615909E">
            <w:pPr>
              <w:keepNext w:val="0"/>
              <w:keepLines w:val="0"/>
              <w:widowControl/>
              <w:suppressLineNumbers w:val="0"/>
              <w:jc w:val="left"/>
              <w:textAlignment w:val="top"/>
              <w:rPr>
                <w:strike w:val="0"/>
                <w:color w:val="auto"/>
                <w:sz w:val="21"/>
                <w:szCs w:val="21"/>
                <w:rPrChange w:id="38"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39" w:author="小金鱼" w:date="2026-09-01T15:53:03Z">
                  <w:rPr>
                    <w:rFonts w:ascii="宋体" w:hAnsi="宋体" w:eastAsia="宋体" w:cs="宋体"/>
                    <w:kern w:val="0"/>
                    <w:sz w:val="21"/>
                    <w:szCs w:val="21"/>
                    <w:lang w:val="en-US" w:eastAsia="zh-CN" w:bidi="ar"/>
                  </w:rPr>
                </w:rPrChange>
              </w:rPr>
              <w:t>AI 功能封禁 24 小时</w:t>
            </w:r>
          </w:p>
        </w:tc>
      </w:tr>
      <w:tr w14:paraId="795B7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40"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1"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2788EF65">
            <w:pPr>
              <w:keepNext w:val="0"/>
              <w:keepLines w:val="0"/>
              <w:widowControl/>
              <w:suppressLineNumbers w:val="0"/>
              <w:jc w:val="left"/>
              <w:textAlignment w:val="top"/>
              <w:rPr>
                <w:strike w:val="0"/>
                <w:color w:val="auto"/>
                <w:sz w:val="21"/>
                <w:szCs w:val="21"/>
                <w:rPrChange w:id="42"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43" w:author="小金鱼" w:date="2026-09-01T15:53:03Z">
                  <w:rPr>
                    <w:rFonts w:ascii="宋体" w:hAnsi="宋体" w:eastAsia="宋体" w:cs="宋体"/>
                    <w:kern w:val="0"/>
                    <w:sz w:val="21"/>
                    <w:szCs w:val="21"/>
                    <w:lang w:val="en-US" w:eastAsia="zh-CN" w:bidi="ar"/>
                  </w:rPr>
                </w:rPrChange>
              </w:rPr>
              <w:t>第 3 次</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4"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1E2EDE7">
            <w:pPr>
              <w:keepNext w:val="0"/>
              <w:keepLines w:val="0"/>
              <w:widowControl/>
              <w:suppressLineNumbers w:val="0"/>
              <w:jc w:val="left"/>
              <w:textAlignment w:val="top"/>
              <w:rPr>
                <w:strike w:val="0"/>
                <w:color w:val="auto"/>
                <w:sz w:val="21"/>
                <w:szCs w:val="21"/>
                <w:rPrChange w:id="45"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46" w:author="小金鱼" w:date="2026-09-01T15:53:03Z">
                  <w:rPr>
                    <w:rFonts w:ascii="宋体" w:hAnsi="宋体" w:eastAsia="宋体" w:cs="宋体"/>
                    <w:kern w:val="0"/>
                    <w:sz w:val="21"/>
                    <w:szCs w:val="21"/>
                    <w:lang w:val="en-US" w:eastAsia="zh-CN" w:bidi="ar"/>
                  </w:rPr>
                </w:rPrChange>
              </w:rPr>
              <w:t>AI 功能封禁 24 小时</w:t>
            </w:r>
          </w:p>
        </w:tc>
      </w:tr>
      <w:tr w14:paraId="6D869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47"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8"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53E93156">
            <w:pPr>
              <w:keepNext w:val="0"/>
              <w:keepLines w:val="0"/>
              <w:widowControl/>
              <w:suppressLineNumbers w:val="0"/>
              <w:jc w:val="left"/>
              <w:textAlignment w:val="top"/>
              <w:rPr>
                <w:strike w:val="0"/>
                <w:color w:val="auto"/>
                <w:sz w:val="21"/>
                <w:szCs w:val="21"/>
                <w:rPrChange w:id="49"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50" w:author="小金鱼" w:date="2026-09-01T15:53:03Z">
                  <w:rPr>
                    <w:rFonts w:ascii="宋体" w:hAnsi="宋体" w:eastAsia="宋体" w:cs="宋体"/>
                    <w:kern w:val="0"/>
                    <w:sz w:val="21"/>
                    <w:szCs w:val="21"/>
                    <w:lang w:val="en-US" w:eastAsia="zh-CN" w:bidi="ar"/>
                  </w:rPr>
                </w:rPrChange>
              </w:rPr>
              <w:t>累计 3 次后，每新增 1 次</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1"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F5C1D4E">
            <w:pPr>
              <w:keepNext w:val="0"/>
              <w:keepLines w:val="0"/>
              <w:widowControl/>
              <w:suppressLineNumbers w:val="0"/>
              <w:jc w:val="left"/>
              <w:textAlignment w:val="top"/>
              <w:rPr>
                <w:strike w:val="0"/>
                <w:color w:val="auto"/>
                <w:sz w:val="21"/>
                <w:szCs w:val="21"/>
                <w:rPrChange w:id="52"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53" w:author="小金鱼" w:date="2026-09-01T15:53:03Z">
                  <w:rPr>
                    <w:rFonts w:ascii="宋体" w:hAnsi="宋体" w:eastAsia="宋体" w:cs="宋体"/>
                    <w:kern w:val="0"/>
                    <w:sz w:val="21"/>
                    <w:szCs w:val="21"/>
                    <w:lang w:val="en-US" w:eastAsia="zh-CN" w:bidi="ar"/>
                  </w:rPr>
                </w:rPrChange>
              </w:rPr>
              <w:t>AI 功能封禁 24 小时</w:t>
            </w:r>
          </w:p>
        </w:tc>
      </w:tr>
      <w:tr w14:paraId="1D8C8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54"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5"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185699DB">
            <w:pPr>
              <w:keepNext w:val="0"/>
              <w:keepLines w:val="0"/>
              <w:widowControl/>
              <w:suppressLineNumbers w:val="0"/>
              <w:jc w:val="left"/>
              <w:textAlignment w:val="top"/>
              <w:rPr>
                <w:strike w:val="0"/>
                <w:color w:val="auto"/>
                <w:sz w:val="21"/>
                <w:szCs w:val="21"/>
                <w:rPrChange w:id="56"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57" w:author="小金鱼" w:date="2026-09-01T15:53:03Z">
                  <w:rPr>
                    <w:rFonts w:ascii="宋体" w:hAnsi="宋体" w:eastAsia="宋体" w:cs="宋体"/>
                    <w:kern w:val="0"/>
                    <w:sz w:val="21"/>
                    <w:szCs w:val="21"/>
                    <w:lang w:val="en-US" w:eastAsia="zh-CN" w:bidi="ar"/>
                  </w:rPr>
                </w:rPrChange>
              </w:rPr>
              <w:t>累计满 9 次</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8"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200AB11C">
            <w:pPr>
              <w:keepNext w:val="0"/>
              <w:keepLines w:val="0"/>
              <w:widowControl/>
              <w:suppressLineNumbers w:val="0"/>
              <w:jc w:val="left"/>
              <w:textAlignment w:val="top"/>
              <w:rPr>
                <w:strike w:val="0"/>
                <w:color w:val="auto"/>
                <w:sz w:val="21"/>
                <w:szCs w:val="21"/>
                <w:rPrChange w:id="59"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60" w:author="小金鱼" w:date="2026-09-01T15:53:03Z">
                  <w:rPr>
                    <w:rFonts w:ascii="宋体" w:hAnsi="宋体" w:eastAsia="宋体" w:cs="宋体"/>
                    <w:kern w:val="0"/>
                    <w:sz w:val="21"/>
                    <w:szCs w:val="21"/>
                    <w:lang w:val="en-US" w:eastAsia="zh-CN" w:bidi="ar"/>
                  </w:rPr>
                </w:rPrChange>
              </w:rPr>
              <w:t>AI 功能永久封禁</w:t>
            </w:r>
          </w:p>
        </w:tc>
      </w:tr>
    </w:tbl>
    <w:p w14:paraId="76EC9FDD">
      <w:pPr>
        <w:pStyle w:val="4"/>
        <w:keepNext w:val="0"/>
        <w:keepLines w:val="0"/>
        <w:widowControl/>
        <w:suppressLineNumbers w:val="0"/>
        <w:shd w:val="clear" w:fill="FFFFFF"/>
        <w:ind w:left="0" w:firstLine="0"/>
        <w:rPr>
          <w:ins w:id="61" w:author="小金鱼" w:date="2026-08-28T15:54:51Z"/>
          <w:rFonts w:hint="eastAsia" w:ascii="微软雅黑" w:hAnsi="微软雅黑" w:eastAsia="微软雅黑" w:cs="微软雅黑"/>
          <w:i w:val="0"/>
          <w:iCs w:val="0"/>
          <w:caps w:val="0"/>
          <w:strike w:val="0"/>
          <w:color w:val="auto"/>
          <w:spacing w:val="0"/>
          <w:sz w:val="24"/>
          <w:szCs w:val="24"/>
          <w:shd w:val="clear" w:fill="FFFFFF"/>
          <w:rPrChange w:id="62" w:author="小金鱼" w:date="2026-09-01T15:53:03Z">
            <w:rPr>
              <w:ins w:id="63" w:author="小金鱼" w:date="2026-08-28T15:54:51Z"/>
              <w:rFonts w:hint="eastAsia" w:ascii="微软雅黑" w:hAnsi="微软雅黑" w:eastAsia="微软雅黑" w:cs="微软雅黑"/>
              <w:i w:val="0"/>
              <w:iCs w:val="0"/>
              <w:caps w:val="0"/>
              <w:color w:val="1F2328"/>
              <w:spacing w:val="0"/>
              <w:sz w:val="24"/>
              <w:szCs w:val="24"/>
              <w:shd w:val="clear" w:fill="FFFFFF"/>
            </w:rPr>
          </w:rPrChange>
        </w:rPr>
      </w:pPr>
      <w:r>
        <w:rPr>
          <w:rFonts w:hint="eastAsia" w:ascii="微软雅黑" w:hAnsi="微软雅黑" w:eastAsia="微软雅黑" w:cs="微软雅黑"/>
          <w:i w:val="0"/>
          <w:iCs w:val="0"/>
          <w:caps w:val="0"/>
          <w:strike w:val="0"/>
          <w:color w:val="auto"/>
          <w:spacing w:val="0"/>
          <w:sz w:val="24"/>
          <w:szCs w:val="24"/>
          <w:shd w:val="clear" w:fill="FFFFFF"/>
          <w:rPrChange w:id="64" w:author="小金鱼" w:date="2026-09-01T15:53:03Z">
            <w:rPr>
              <w:rFonts w:hint="eastAsia" w:ascii="微软雅黑" w:hAnsi="微软雅黑" w:eastAsia="微软雅黑" w:cs="微软雅黑"/>
              <w:i w:val="0"/>
              <w:iCs w:val="0"/>
              <w:caps w:val="0"/>
              <w:color w:val="1F2328"/>
              <w:spacing w:val="0"/>
              <w:sz w:val="24"/>
              <w:szCs w:val="24"/>
              <w:shd w:val="clear" w:fill="FFFFFF"/>
            </w:rPr>
          </w:rPrChange>
        </w:rPr>
        <w:t>封禁仅针对 AI 服务，不影响您使用本应用的其他功能。</w:t>
      </w:r>
      <w:r>
        <w:rPr>
          <w:rStyle w:val="7"/>
          <w:rFonts w:hint="eastAsia" w:ascii="微软雅黑" w:hAnsi="微软雅黑" w:eastAsia="微软雅黑" w:cs="微软雅黑"/>
          <w:b/>
          <w:bCs/>
          <w:i w:val="0"/>
          <w:iCs w:val="0"/>
          <w:caps w:val="0"/>
          <w:strike w:val="0"/>
          <w:color w:val="auto"/>
          <w:spacing w:val="0"/>
          <w:sz w:val="24"/>
          <w:szCs w:val="24"/>
          <w:shd w:val="clear" w:fill="FFFFFF"/>
          <w:rPrChange w:id="65" w:author="小金鱼" w:date="2026-09-01T15:53:03Z">
            <w:rPr>
              <w:rStyle w:val="7"/>
              <w:rFonts w:hint="eastAsia" w:ascii="微软雅黑" w:hAnsi="微软雅黑" w:eastAsia="微软雅黑" w:cs="微软雅黑"/>
              <w:b/>
              <w:bCs/>
              <w:i w:val="0"/>
              <w:iCs w:val="0"/>
              <w:caps w:val="0"/>
              <w:color w:val="1F2328"/>
              <w:spacing w:val="0"/>
              <w:sz w:val="24"/>
              <w:szCs w:val="24"/>
              <w:shd w:val="clear" w:fill="FFFFFF"/>
            </w:rPr>
          </w:rPrChange>
        </w:rPr>
        <w:t>如您对处理有异议，可通过第十五节的方式申诉。</w:t>
      </w:r>
      <w:r>
        <w:rPr>
          <w:rFonts w:hint="eastAsia" w:ascii="微软雅黑" w:hAnsi="微软雅黑" w:eastAsia="微软雅黑" w:cs="微软雅黑"/>
          <w:i w:val="0"/>
          <w:iCs w:val="0"/>
          <w:caps w:val="0"/>
          <w:strike w:val="0"/>
          <w:color w:val="auto"/>
          <w:spacing w:val="0"/>
          <w:sz w:val="24"/>
          <w:szCs w:val="24"/>
          <w:shd w:val="clear" w:fill="FFFFFF"/>
          <w:rPrChange w:id="66" w:author="小金鱼" w:date="2026-09-01T15:53:03Z">
            <w:rPr>
              <w:rFonts w:hint="eastAsia" w:ascii="微软雅黑" w:hAnsi="微软雅黑" w:eastAsia="微软雅黑" w:cs="微软雅黑"/>
              <w:i w:val="0"/>
              <w:iCs w:val="0"/>
              <w:caps w:val="0"/>
              <w:color w:val="1F2328"/>
              <w:spacing w:val="0"/>
              <w:sz w:val="24"/>
              <w:szCs w:val="24"/>
              <w:shd w:val="clear" w:fill="FFFFFF"/>
            </w:rPr>
          </w:rPrChange>
        </w:rPr>
        <w:t>对于情节严重或涉嫌违法犯罪的，我们有权直接终止服务并依法向有关部门报告。</w:t>
      </w:r>
    </w:p>
    <w:p w14:paraId="63F466F9">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shd w:val="clear" w:fill="FFFFFF"/>
        </w:rPr>
      </w:pPr>
    </w:p>
    <w:p w14:paraId="265008A3">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十、知识产权</w:t>
      </w:r>
    </w:p>
    <w:p w14:paraId="7F8A1079">
      <w:pPr>
        <w:keepNext w:val="0"/>
        <w:keepLines w:val="0"/>
        <w:widowControl/>
        <w:numPr>
          <w:ilvl w:val="0"/>
          <w:numId w:val="1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本应用及其所含的软件、界面设计、图标、文字、官方图库素材等内容的知识产权归我们或相应权利人所有，受法律保护。</w:t>
      </w:r>
      <w:r>
        <w:rPr>
          <w:rStyle w:val="7"/>
          <w:rFonts w:hint="eastAsia" w:ascii="微软雅黑" w:hAnsi="微软雅黑" w:eastAsia="微软雅黑" w:cs="微软雅黑"/>
          <w:b/>
          <w:bCs/>
          <w:i w:val="0"/>
          <w:iCs w:val="0"/>
          <w:caps w:val="0"/>
          <w:color w:val="1F2328"/>
          <w:spacing w:val="0"/>
          <w:sz w:val="24"/>
          <w:szCs w:val="24"/>
          <w:shd w:val="clear" w:fill="FFFFFF"/>
        </w:rPr>
        <w:t>未经书面许可，您不得复制、修改、传播、出租、出售或用于任何商业用途。</w:t>
      </w:r>
    </w:p>
    <w:p w14:paraId="6DAC8E53">
      <w:pPr>
        <w:keepNext w:val="0"/>
        <w:keepLines w:val="0"/>
        <w:widowControl/>
        <w:numPr>
          <w:ilvl w:val="0"/>
          <w:numId w:val="1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您上传的照片等内容，其权利仍归您或原权利人所有。</w:t>
      </w:r>
      <w:r>
        <w:rPr>
          <w:rStyle w:val="7"/>
          <w:rFonts w:hint="eastAsia" w:ascii="微软雅黑" w:hAnsi="微软雅黑" w:eastAsia="微软雅黑" w:cs="微软雅黑"/>
          <w:b/>
          <w:bCs/>
          <w:i w:val="0"/>
          <w:iCs w:val="0"/>
          <w:caps w:val="0"/>
          <w:color w:val="1F2328"/>
          <w:spacing w:val="0"/>
          <w:sz w:val="24"/>
          <w:szCs w:val="24"/>
          <w:shd w:val="clear" w:fill="FFFFFF"/>
        </w:rPr>
        <w:t>为向您提供投屏、存储、展示与 AI 处理等服务，您授予我们一项免费的、非独占的、可再许可（仅限为提供本服务而必需的第三方服务商）的许可，在服务所必需的范围内使用、存储、传输与处理该等内容。该许可随您删除内容或注销账号而终止</w:t>
      </w:r>
      <w:r>
        <w:rPr>
          <w:rFonts w:hint="eastAsia" w:ascii="微软雅黑" w:hAnsi="微软雅黑" w:eastAsia="微软雅黑" w:cs="微软雅黑"/>
          <w:i w:val="0"/>
          <w:iCs w:val="0"/>
          <w:caps w:val="0"/>
          <w:color w:val="1F2328"/>
          <w:spacing w:val="0"/>
          <w:sz w:val="24"/>
          <w:szCs w:val="24"/>
          <w:shd w:val="clear" w:fill="FFFFFF"/>
        </w:rPr>
        <w:t>（法律法规要求留存的除外）。</w:t>
      </w:r>
    </w:p>
    <w:p w14:paraId="4AE14B80">
      <w:pPr>
        <w:keepNext w:val="0"/>
        <w:keepLines w:val="0"/>
        <w:widowControl/>
        <w:numPr>
          <w:ilvl w:val="0"/>
          <w:numId w:val="1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官方图库素材仅供您在本应用内浏览、收藏与投屏至您自有设备使用，</w:t>
      </w:r>
      <w:r>
        <w:rPr>
          <w:rStyle w:val="7"/>
          <w:rFonts w:hint="eastAsia" w:ascii="微软雅黑" w:hAnsi="微软雅黑" w:eastAsia="微软雅黑" w:cs="微软雅黑"/>
          <w:b/>
          <w:bCs/>
          <w:i w:val="0"/>
          <w:iCs w:val="0"/>
          <w:caps w:val="0"/>
          <w:color w:val="1F2328"/>
          <w:spacing w:val="0"/>
          <w:sz w:val="24"/>
          <w:szCs w:val="24"/>
          <w:shd w:val="clear" w:fill="FFFFFF"/>
        </w:rPr>
        <w:t>不得另行下载分发或用于商业用途</w:t>
      </w:r>
      <w:r>
        <w:rPr>
          <w:rFonts w:hint="eastAsia" w:ascii="微软雅黑" w:hAnsi="微软雅黑" w:eastAsia="微软雅黑" w:cs="微软雅黑"/>
          <w:i w:val="0"/>
          <w:iCs w:val="0"/>
          <w:caps w:val="0"/>
          <w:color w:val="1F2328"/>
          <w:spacing w:val="0"/>
          <w:sz w:val="24"/>
          <w:szCs w:val="24"/>
          <w:shd w:val="clear" w:fill="FFFFFF"/>
        </w:rPr>
        <w:t>。</w:t>
      </w:r>
    </w:p>
    <w:p w14:paraId="37CA16C2">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十一、免责声明与责任限制</w:t>
      </w:r>
    </w:p>
    <w:p w14:paraId="53441E47">
      <w:pPr>
        <w:keepNext w:val="0"/>
        <w:keepLines w:val="0"/>
        <w:widowControl/>
        <w:numPr>
          <w:ilvl w:val="0"/>
          <w:numId w:val="12"/>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本应用按“现状”提供。</w:t>
      </w:r>
      <w:r>
        <w:rPr>
          <w:rFonts w:hint="eastAsia" w:ascii="微软雅黑" w:hAnsi="微软雅黑" w:eastAsia="微软雅黑" w:cs="微软雅黑"/>
          <w:i w:val="0"/>
          <w:iCs w:val="0"/>
          <w:caps w:val="0"/>
          <w:color w:val="1F2328"/>
          <w:spacing w:val="0"/>
          <w:sz w:val="24"/>
          <w:szCs w:val="24"/>
          <w:shd w:val="clear" w:fill="FFFFFF"/>
        </w:rPr>
        <w:t>在法律允许的最大范围内，我们不对服务的不间断、无错误或完全满足您的特定需求作出明示或默示保证。</w:t>
      </w:r>
    </w:p>
    <w:p w14:paraId="16EFD19D">
      <w:pPr>
        <w:keepNext w:val="0"/>
        <w:keepLines w:val="0"/>
        <w:widowControl/>
        <w:numPr>
          <w:ilvl w:val="0"/>
          <w:numId w:val="12"/>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因下列情形导致的服务中断、数据丢失或损失，我们不承担责任：</w:t>
      </w:r>
      <w:r>
        <w:rPr>
          <w:rFonts w:hint="eastAsia" w:ascii="微软雅黑" w:hAnsi="微软雅黑" w:eastAsia="微软雅黑" w:cs="微软雅黑"/>
          <w:i w:val="0"/>
          <w:iCs w:val="0"/>
          <w:caps w:val="0"/>
          <w:color w:val="1F2328"/>
          <w:spacing w:val="0"/>
          <w:sz w:val="24"/>
          <w:szCs w:val="24"/>
          <w:shd w:val="clear" w:fill="FFFFFF"/>
        </w:rPr>
        <w:t>不可抗力（自然灾害、疫情、政府行为等）；网络、电信、供电等基础设施故障；您的手机、设备或操作系统问题；第三方服务（支付渠道、AI 服务、图像处理服务等）故障或调整；您未按提示操作、擅自中断升级或使用非官方固件；黑客攻击、计算机病毒等非因我方过错的安全事件。</w:t>
      </w:r>
    </w:p>
    <w:p w14:paraId="366E1743">
      <w:pPr>
        <w:keepNext w:val="0"/>
        <w:keepLines w:val="0"/>
        <w:widowControl/>
        <w:numPr>
          <w:ilvl w:val="0"/>
          <w:numId w:val="12"/>
        </w:numPr>
        <w:suppressLineNumbers w:val="0"/>
        <w:spacing w:before="60" w:beforeAutospacing="0" w:after="60" w:afterAutospacing="0"/>
        <w:ind w:left="0" w:right="0" w:hanging="360"/>
        <w:rPr>
          <w:del w:id="67" w:author="小金鱼" w:date="2026-08-28T15:56:54Z"/>
          <w:rStyle w:val="7"/>
          <w:rFonts w:hint="eastAsia" w:ascii="微软雅黑" w:hAnsi="微软雅黑" w:eastAsia="微软雅黑" w:cs="微软雅黑"/>
          <w:b/>
          <w:bCs/>
          <w:i w:val="0"/>
          <w:iCs w:val="0"/>
          <w:caps w:val="0"/>
          <w:color w:val="1F2328"/>
          <w:spacing w:val="0"/>
          <w:sz w:val="24"/>
          <w:szCs w:val="24"/>
          <w:shd w:val="clear" w:fill="FFFFFF"/>
        </w:rPr>
      </w:pPr>
      <w:ins w:id="68" w:author="小金鱼" w:date="2026-08-28T15:56:54Z">
        <w:r>
          <w:rPr>
            <w:rStyle w:val="7"/>
            <w:rFonts w:hint="eastAsia" w:ascii="微软雅黑" w:hAnsi="微软雅黑" w:eastAsia="微软雅黑" w:cs="微软雅黑"/>
            <w:b/>
            <w:bCs/>
            <w:i w:val="0"/>
            <w:iCs w:val="0"/>
            <w:caps w:val="0"/>
            <w:color w:val="1F2328"/>
            <w:spacing w:val="0"/>
            <w:sz w:val="24"/>
            <w:szCs w:val="24"/>
            <w:shd w:val="clear" w:fill="FFFFFF"/>
          </w:rPr>
          <w:t>在法律允许的最大范围内，我们就本协议项下服务对您承担的赔偿责任总额，不超过您在损害发生前12个月内为本应用付费服务实际支付的金额。我们不对任何间接损失、附带损失、惩罚性赔偿，或数据、商誉、利润等无形资产的损失承担责任。本责任限制不适用于因我们的故意或重大过失所造成的损失，亦不适用于法律另有强制性规定的情形</w:t>
        </w:r>
      </w:ins>
      <w:del w:id="69" w:author="小金鱼" w:date="2026-08-28T15:56:54Z">
        <w:r>
          <w:rPr>
            <w:rStyle w:val="7"/>
            <w:rFonts w:hint="eastAsia" w:ascii="微软雅黑" w:hAnsi="微软雅黑" w:eastAsia="微软雅黑" w:cs="微软雅黑"/>
            <w:b/>
            <w:bCs/>
            <w:i w:val="0"/>
            <w:iCs w:val="0"/>
            <w:caps w:val="0"/>
            <w:color w:val="1F2328"/>
            <w:spacing w:val="0"/>
            <w:sz w:val="24"/>
            <w:szCs w:val="24"/>
            <w:shd w:val="clear" w:fill="FFFFFF"/>
          </w:rPr>
          <w:delText>在法律允许的范围内，我们就本协议项下服务对您承担的赔偿责任总额，不超过您在损害发生前 12 个月内为本应用付费服务实际支付的金额。我们不对间接损失、可得利益损失、数据损失或商誉损失承担责任。</w:delText>
        </w:r>
      </w:del>
    </w:p>
    <w:p w14:paraId="211DFEF5">
      <w:pPr>
        <w:keepNext w:val="0"/>
        <w:keepLines w:val="0"/>
        <w:widowControl/>
        <w:numPr>
          <w:ilvl w:val="0"/>
          <w:numId w:val="12"/>
        </w:numPr>
        <w:suppressLineNumbers w:val="0"/>
        <w:spacing w:before="60" w:beforeAutospacing="0" w:after="60" w:afterAutospacing="0"/>
        <w:ind w:left="0" w:right="0" w:hanging="360"/>
        <w:rPr>
          <w:ins w:id="70" w:author="小金鱼" w:date="2026-08-28T15:56:56Z"/>
        </w:rPr>
      </w:pPr>
    </w:p>
    <w:p w14:paraId="18CB6340">
      <w:pPr>
        <w:keepNext w:val="0"/>
        <w:keepLines w:val="0"/>
        <w:widowControl/>
        <w:numPr>
          <w:ilvl w:val="0"/>
          <w:numId w:val="12"/>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本条款不排除或限制依法不得排除或限制的责任，包括因我们的故意或重大过失造成的人身损害赔偿责任。</w:t>
      </w:r>
    </w:p>
    <w:p w14:paraId="1801C281">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十二、服务的变更、中断与终止</w:t>
      </w:r>
    </w:p>
    <w:p w14:paraId="01B1CBC9">
      <w:pPr>
        <w:keepNext w:val="0"/>
        <w:keepLines w:val="0"/>
        <w:widowControl/>
        <w:numPr>
          <w:ilvl w:val="0"/>
          <w:numId w:val="13"/>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我们有权根据业务需要变更、暂停或终止部分或全部服务。</w:t>
      </w:r>
      <w:r>
        <w:rPr>
          <w:rStyle w:val="7"/>
          <w:rFonts w:hint="eastAsia" w:ascii="微软雅黑" w:hAnsi="微软雅黑" w:eastAsia="微软雅黑" w:cs="微软雅黑"/>
          <w:b/>
          <w:bCs/>
          <w:i w:val="0"/>
          <w:iCs w:val="0"/>
          <w:caps w:val="0"/>
          <w:color w:val="1F2328"/>
          <w:spacing w:val="0"/>
          <w:sz w:val="24"/>
          <w:szCs w:val="24"/>
          <w:shd w:val="clear" w:fill="FFFFFF"/>
        </w:rPr>
        <w:t>涉及重大变更或终止的，我们将提前通过应用内公告等方式告知；</w:t>
      </w:r>
      <w:r>
        <w:rPr>
          <w:rFonts w:hint="eastAsia" w:ascii="微软雅黑" w:hAnsi="微软雅黑" w:eastAsia="微软雅黑" w:cs="微软雅黑"/>
          <w:i w:val="0"/>
          <w:iCs w:val="0"/>
          <w:caps w:val="0"/>
          <w:color w:val="1F2328"/>
          <w:spacing w:val="0"/>
          <w:sz w:val="24"/>
          <w:szCs w:val="24"/>
          <w:shd w:val="clear" w:fill="FFFFFF"/>
        </w:rPr>
        <w:t>因系统维护或升级需要短暂中断的，我们将尽量提前通知。</w:t>
      </w:r>
    </w:p>
    <w:p w14:paraId="6CCE1973">
      <w:pPr>
        <w:keepNext w:val="0"/>
        <w:keepLines w:val="0"/>
        <w:widowControl/>
        <w:numPr>
          <w:ilvl w:val="0"/>
          <w:numId w:val="13"/>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如您严重违反本协议或法律法规，我们有权在通知后暂停或终止向您提供服务，并保留追究责任的权利。</w:t>
      </w:r>
    </w:p>
    <w:p w14:paraId="353C756F">
      <w:pPr>
        <w:keepNext w:val="0"/>
        <w:keepLines w:val="0"/>
        <w:widowControl/>
        <w:numPr>
          <w:ilvl w:val="0"/>
          <w:numId w:val="13"/>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协议终止后，本协议中关于知识产权、免责与责任限制、争议解决的条款继续有效。</w:t>
      </w:r>
    </w:p>
    <w:p w14:paraId="46EAE995">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十三、未成年人条款</w:t>
      </w:r>
    </w:p>
    <w:p w14:paraId="78CC2448">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7"/>
          <w:rFonts w:hint="eastAsia" w:ascii="微软雅黑" w:hAnsi="微软雅黑" w:eastAsia="微软雅黑" w:cs="微软雅黑"/>
          <w:b/>
          <w:bCs/>
          <w:i w:val="0"/>
          <w:iCs w:val="0"/>
          <w:caps w:val="0"/>
          <w:color w:val="1F2328"/>
          <w:spacing w:val="0"/>
          <w:sz w:val="24"/>
          <w:szCs w:val="24"/>
          <w:shd w:val="clear" w:fill="FFFFFF"/>
        </w:rPr>
        <w:t>若您是不满 18 周岁的未成年人，请在您的父母或其他监护人陪同下阅读并同意本协议后使用本应用；不满 14 周岁的，须经监护人同意方可注册与使用。</w:t>
      </w:r>
      <w:r>
        <w:rPr>
          <w:rFonts w:hint="eastAsia" w:ascii="微软雅黑" w:hAnsi="微软雅黑" w:eastAsia="微软雅黑" w:cs="微软雅黑"/>
          <w:i w:val="0"/>
          <w:iCs w:val="0"/>
          <w:caps w:val="0"/>
          <w:color w:val="1F2328"/>
          <w:spacing w:val="0"/>
          <w:sz w:val="24"/>
          <w:szCs w:val="24"/>
          <w:shd w:val="clear" w:fill="FFFFFF"/>
        </w:rPr>
        <w:t>未成年人使用付费功能（包括购买星币）应事先取得监护人同意。我们鼓励监护人指导未成年人合理使用本应用与设备，注意用眼健康与使用时长。</w:t>
      </w:r>
    </w:p>
    <w:p w14:paraId="7F6D44F4">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十四、法律适用与争议解决</w:t>
      </w:r>
    </w:p>
    <w:p w14:paraId="42D02564">
      <w:pPr>
        <w:keepNext w:val="0"/>
        <w:keepLines w:val="0"/>
        <w:widowControl/>
        <w:numPr>
          <w:ilvl w:val="0"/>
          <w:numId w:val="14"/>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本协议的订立、效力、解释、履行与争议解决均适用</w:t>
      </w:r>
      <w:r>
        <w:rPr>
          <w:rStyle w:val="7"/>
          <w:rFonts w:hint="eastAsia" w:ascii="微软雅黑" w:hAnsi="微软雅黑" w:eastAsia="微软雅黑" w:cs="微软雅黑"/>
          <w:b/>
          <w:bCs/>
          <w:i w:val="0"/>
          <w:iCs w:val="0"/>
          <w:caps w:val="0"/>
          <w:color w:val="1F2328"/>
          <w:spacing w:val="0"/>
          <w:sz w:val="24"/>
          <w:szCs w:val="24"/>
          <w:shd w:val="clear" w:fill="FFFFFF"/>
        </w:rPr>
        <w:t>中华人民共和国大陆地区法律</w:t>
      </w:r>
      <w:r>
        <w:rPr>
          <w:rFonts w:hint="eastAsia" w:ascii="微软雅黑" w:hAnsi="微软雅黑" w:eastAsia="微软雅黑" w:cs="微软雅黑"/>
          <w:i w:val="0"/>
          <w:iCs w:val="0"/>
          <w:caps w:val="0"/>
          <w:color w:val="1F2328"/>
          <w:spacing w:val="0"/>
          <w:sz w:val="24"/>
          <w:szCs w:val="24"/>
          <w:shd w:val="clear" w:fill="FFFFFF"/>
        </w:rPr>
        <w:t>（不含冲突法规则）。</w:t>
      </w:r>
    </w:p>
    <w:p w14:paraId="7C6D45DD">
      <w:pPr>
        <w:keepNext w:val="0"/>
        <w:keepLines w:val="0"/>
        <w:widowControl/>
        <w:numPr>
          <w:ilvl w:val="0"/>
          <w:numId w:val="14"/>
        </w:numPr>
        <w:suppressLineNumbers w:val="0"/>
        <w:spacing w:before="60" w:beforeAutospacing="0" w:after="60" w:afterAutospacing="0"/>
        <w:ind w:left="0" w:right="0" w:hanging="360"/>
        <w:rPr>
          <w:del w:id="71" w:author="小金鱼" w:date="2026-08-28T15:57:58Z"/>
          <w:rFonts w:hint="eastAsia" w:ascii="微软雅黑" w:hAnsi="微软雅黑" w:eastAsia="微软雅黑" w:cs="微软雅黑"/>
          <w:i w:val="0"/>
          <w:iCs w:val="0"/>
          <w:caps w:val="0"/>
          <w:color w:val="1F2328"/>
          <w:spacing w:val="0"/>
          <w:sz w:val="24"/>
          <w:szCs w:val="24"/>
          <w:shd w:val="clear" w:fill="FFFFFF"/>
        </w:rPr>
      </w:pPr>
      <w:ins w:id="72" w:author="小金鱼" w:date="2026-08-28T15:57:58Z">
        <w:r>
          <w:rPr>
            <w:rFonts w:hint="eastAsia" w:ascii="微软雅黑" w:hAnsi="微软雅黑" w:eastAsia="微软雅黑" w:cs="微软雅黑"/>
            <w:i w:val="0"/>
            <w:iCs w:val="0"/>
            <w:caps w:val="0"/>
            <w:color w:val="1F2328"/>
            <w:spacing w:val="0"/>
            <w:sz w:val="24"/>
            <w:szCs w:val="24"/>
            <w:shd w:val="clear" w:fill="FFFFFF"/>
          </w:rPr>
          <w:t>因本协议产生的争议，双方应友好协商解决;协商不成的，任何一方均有权将争议提交至本公司注册地(即深圳市南山区)有管辖权的人民法院通过诉讼方式解决。</w:t>
        </w:r>
      </w:ins>
      <w:del w:id="73" w:author="小金鱼" w:date="2026-08-28T15:57:58Z">
        <w:r>
          <w:rPr>
            <w:rFonts w:hint="eastAsia" w:ascii="微软雅黑" w:hAnsi="微软雅黑" w:eastAsia="微软雅黑" w:cs="微软雅黑"/>
            <w:i w:val="0"/>
            <w:iCs w:val="0"/>
            <w:caps w:val="0"/>
            <w:color w:val="1F2328"/>
            <w:spacing w:val="0"/>
            <w:sz w:val="24"/>
            <w:szCs w:val="24"/>
            <w:shd w:val="clear" w:fill="FFFFFF"/>
          </w:rPr>
          <w:delText>因本协议产生的争议，双方应友好协商解决；协商不成的，任一方均可</w:delText>
        </w:r>
      </w:del>
      <w:del w:id="74" w:author="小金鱼" w:date="2026-08-28T15:57:58Z">
        <w:r>
          <w:rPr>
            <w:rStyle w:val="7"/>
            <w:rFonts w:hint="eastAsia" w:ascii="微软雅黑" w:hAnsi="微软雅黑" w:eastAsia="微软雅黑" w:cs="微软雅黑"/>
            <w:b/>
            <w:bCs/>
            <w:i w:val="0"/>
            <w:iCs w:val="0"/>
            <w:caps w:val="0"/>
            <w:color w:val="1F2328"/>
            <w:spacing w:val="0"/>
            <w:sz w:val="24"/>
            <w:szCs w:val="24"/>
            <w:shd w:val="clear" w:fill="FFFFFF"/>
          </w:rPr>
          <w:delText>向我们住所地有管辖权的人民法院提起诉讼</w:delText>
        </w:r>
      </w:del>
      <w:del w:id="75" w:author="小金鱼" w:date="2026-08-28T15:57:58Z">
        <w:r>
          <w:rPr>
            <w:rFonts w:hint="eastAsia" w:ascii="微软雅黑" w:hAnsi="微软雅黑" w:eastAsia="微软雅黑" w:cs="微软雅黑"/>
            <w:i w:val="0"/>
            <w:iCs w:val="0"/>
            <w:caps w:val="0"/>
            <w:color w:val="1F2328"/>
            <w:spacing w:val="0"/>
            <w:sz w:val="24"/>
            <w:szCs w:val="24"/>
            <w:shd w:val="clear" w:fill="FFFFFF"/>
          </w:rPr>
          <w:delText>。[如拟约定仲裁，请由法务替换本条]</w:delText>
        </w:r>
      </w:del>
    </w:p>
    <w:p w14:paraId="0C58E706">
      <w:pPr>
        <w:keepNext w:val="0"/>
        <w:keepLines w:val="0"/>
        <w:widowControl/>
        <w:numPr>
          <w:ilvl w:val="0"/>
          <w:numId w:val="14"/>
        </w:numPr>
        <w:suppressLineNumbers w:val="0"/>
        <w:spacing w:before="60" w:beforeAutospacing="0" w:after="60" w:afterAutospacing="0"/>
        <w:ind w:left="0" w:right="0" w:hanging="360"/>
        <w:rPr>
          <w:ins w:id="76" w:author="小金鱼" w:date="2026-08-28T15:58:00Z"/>
        </w:rPr>
      </w:pPr>
    </w:p>
    <w:p w14:paraId="26BB6F35">
      <w:pPr>
        <w:keepNext w:val="0"/>
        <w:keepLines w:val="0"/>
        <w:widowControl/>
        <w:numPr>
          <w:ilvl w:val="0"/>
          <w:numId w:val="14"/>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若本协议任何条款被认定为无效或不可执行，不影响其余条款的效力。</w:t>
      </w:r>
    </w:p>
    <w:p w14:paraId="652FC37A">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十五、其他</w:t>
      </w:r>
    </w:p>
    <w:p w14:paraId="7773A8CA">
      <w:pPr>
        <w:keepNext w:val="0"/>
        <w:keepLines w:val="0"/>
        <w:widowControl/>
        <w:numPr>
          <w:ilvl w:val="0"/>
          <w:numId w:val="1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客服与投诉邮箱：</w:t>
      </w:r>
      <w:r>
        <w:rPr>
          <w:rStyle w:val="7"/>
          <w:rFonts w:hint="eastAsia" w:ascii="微软雅黑" w:hAnsi="微软雅黑" w:eastAsia="微软雅黑" w:cs="微软雅黑"/>
          <w:b/>
          <w:bCs/>
          <w:i w:val="0"/>
          <w:iCs w:val="0"/>
          <w:caps w:val="0"/>
          <w:color w:val="1F2328"/>
          <w:spacing w:val="0"/>
          <w:sz w:val="24"/>
          <w:szCs w:val="24"/>
          <w:shd w:val="clear" w:fill="FFFFFF"/>
        </w:rPr>
        <w:t>boltstarservice@boltstar.net</w:t>
      </w:r>
    </w:p>
    <w:p w14:paraId="519B2318">
      <w:pPr>
        <w:keepNext w:val="0"/>
        <w:keepLines w:val="0"/>
        <w:widowControl/>
        <w:numPr>
          <w:ilvl w:val="0"/>
          <w:numId w:val="1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公司名称：启和明（深圳）新能源科技有限公司</w:t>
      </w:r>
    </w:p>
    <w:p w14:paraId="25026BC4">
      <w:pPr>
        <w:keepNext w:val="0"/>
        <w:keepLines w:val="0"/>
        <w:widowControl/>
        <w:numPr>
          <w:ilvl w:val="0"/>
          <w:numId w:val="15"/>
        </w:numPr>
        <w:suppressLineNumbers w:val="0"/>
        <w:spacing w:before="60" w:beforeAutospacing="0" w:after="60" w:afterAutospacing="0"/>
        <w:ind w:left="0" w:right="0" w:hanging="360"/>
        <w:rPr>
          <w:ins w:id="77" w:author="小金鱼" w:date="2026-09-09T09:18:03Z"/>
        </w:rPr>
      </w:pPr>
      <w:r>
        <w:rPr>
          <w:rFonts w:hint="eastAsia" w:ascii="微软雅黑" w:hAnsi="微软雅黑" w:eastAsia="微软雅黑" w:cs="微软雅黑"/>
          <w:i w:val="0"/>
          <w:iCs w:val="0"/>
          <w:caps w:val="0"/>
          <w:color w:val="1F2328"/>
          <w:spacing w:val="0"/>
          <w:sz w:val="24"/>
          <w:szCs w:val="24"/>
          <w:shd w:val="clear" w:fill="FFFFFF"/>
        </w:rPr>
        <w:t>注册地址：</w:t>
      </w:r>
      <w:ins w:id="78" w:author="小金鱼" w:date="2026-09-09T09:18:02Z">
        <w:r>
          <w:rPr>
            <w:rFonts w:hint="eastAsia" w:ascii="微软雅黑" w:hAnsi="微软雅黑" w:eastAsia="微软雅黑" w:cs="微软雅黑"/>
            <w:i w:val="0"/>
            <w:iCs w:val="0"/>
            <w:caps w:val="0"/>
            <w:color w:val="1F2328"/>
            <w:spacing w:val="0"/>
            <w:sz w:val="24"/>
            <w:szCs w:val="24"/>
            <w:shd w:val="clear" w:fill="FFFFFF"/>
          </w:rPr>
          <w:t>深圳市南山区华侨城汉唐大厦</w:t>
        </w:r>
      </w:ins>
    </w:p>
    <w:p w14:paraId="59A0C238">
      <w:pPr>
        <w:keepNext w:val="0"/>
        <w:keepLines w:val="0"/>
        <w:widowControl/>
        <w:numPr>
          <w:ilvl w:val="0"/>
          <w:numId w:val="15"/>
        </w:numPr>
        <w:suppressLineNumbers w:val="0"/>
        <w:spacing w:before="60" w:beforeAutospacing="0" w:after="60" w:afterAutospacing="0"/>
        <w:ind w:left="0" w:right="0" w:hanging="360"/>
        <w:rPr>
          <w:del w:id="79" w:author="小金鱼" w:date="2026-09-09T09:18:00Z"/>
        </w:rPr>
      </w:pPr>
      <w:del w:id="80" w:author="小金鱼" w:date="2026-09-09T09:18:00Z">
        <w:r>
          <w:rPr>
            <w:rFonts w:hint="eastAsia" w:ascii="微软雅黑" w:hAnsi="微软雅黑" w:eastAsia="微软雅黑" w:cs="微软雅黑"/>
            <w:i w:val="0"/>
            <w:iCs w:val="0"/>
            <w:caps w:val="0"/>
            <w:color w:val="A4531B"/>
            <w:spacing w:val="0"/>
            <w:sz w:val="21"/>
            <w:szCs w:val="21"/>
            <w:shd w:val="clear" w:fill="FFFFFF"/>
          </w:rPr>
          <w:delText>[待填写：营业执照地址]</w:delText>
        </w:r>
      </w:del>
    </w:p>
    <w:p w14:paraId="1D7DA3DB">
      <w:pPr>
        <w:keepNext w:val="0"/>
        <w:keepLines w:val="0"/>
        <w:widowControl/>
        <w:numPr>
          <w:ilvl w:val="0"/>
          <w:numId w:val="1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相关文件：《BoltStar 隐私政策》《BoltStar AI 服务协议》</w:t>
      </w:r>
    </w:p>
    <w:p w14:paraId="7CF151C9">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我们将在收到您的意见或投诉后 15 个工作日内答复。</w:t>
      </w:r>
    </w:p>
    <w:p w14:paraId="1D331913">
      <w:pPr>
        <w:pStyle w:val="4"/>
        <w:keepNext w:val="0"/>
        <w:keepLines w:val="0"/>
        <w:widowControl/>
        <w:suppressLineNumbers w:val="0"/>
      </w:pPr>
      <w:r>
        <w:t>启和明（深圳）新能源科技有限公司 · BoltStar</w:t>
      </w:r>
    </w:p>
    <w:p w14:paraId="5F4B22FA">
      <w:pPr>
        <w:pStyle w:val="4"/>
        <w:keepNext w:val="0"/>
        <w:keepLines w:val="0"/>
        <w:widowControl/>
        <w:suppressLineNumbers w:val="0"/>
      </w:pPr>
      <w:r>
        <w:t>本协议自页首所载生效日期起施行。</w:t>
      </w:r>
    </w:p>
    <w:p w14:paraId="5B66ED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F36D5"/>
    <w:multiLevelType w:val="multilevel"/>
    <w:tmpl w:val="855F36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9467F4A"/>
    <w:multiLevelType w:val="multilevel"/>
    <w:tmpl w:val="89467F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C2F7F33"/>
    <w:multiLevelType w:val="multilevel"/>
    <w:tmpl w:val="9C2F7F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4240818"/>
    <w:multiLevelType w:val="multilevel"/>
    <w:tmpl w:val="A42408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2B2E48C"/>
    <w:multiLevelType w:val="multilevel"/>
    <w:tmpl w:val="E2B2E4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27618FD"/>
    <w:multiLevelType w:val="multilevel"/>
    <w:tmpl w:val="F27618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07FFA5"/>
    <w:multiLevelType w:val="multilevel"/>
    <w:tmpl w:val="FB07FF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D3EA216"/>
    <w:multiLevelType w:val="multilevel"/>
    <w:tmpl w:val="FD3EA2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F551C40"/>
    <w:multiLevelType w:val="multilevel"/>
    <w:tmpl w:val="1F551C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EAE3BAA"/>
    <w:multiLevelType w:val="multilevel"/>
    <w:tmpl w:val="2EAE3B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07E6A61"/>
    <w:multiLevelType w:val="multilevel"/>
    <w:tmpl w:val="307E6A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70FDAE5"/>
    <w:multiLevelType w:val="multilevel"/>
    <w:tmpl w:val="370FDA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3B377883"/>
    <w:multiLevelType w:val="multilevel"/>
    <w:tmpl w:val="3B3778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59CAA10"/>
    <w:multiLevelType w:val="multilevel"/>
    <w:tmpl w:val="459CA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BA1160C"/>
    <w:multiLevelType w:val="multilevel"/>
    <w:tmpl w:val="5BA116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13"/>
  </w:num>
  <w:num w:numId="3">
    <w:abstractNumId w:val="7"/>
  </w:num>
  <w:num w:numId="4">
    <w:abstractNumId w:val="12"/>
  </w:num>
  <w:num w:numId="5">
    <w:abstractNumId w:val="10"/>
  </w:num>
  <w:num w:numId="6">
    <w:abstractNumId w:val="1"/>
  </w:num>
  <w:num w:numId="7">
    <w:abstractNumId w:val="4"/>
  </w:num>
  <w:num w:numId="8">
    <w:abstractNumId w:val="0"/>
  </w:num>
  <w:num w:numId="9">
    <w:abstractNumId w:val="6"/>
  </w:num>
  <w:num w:numId="10">
    <w:abstractNumId w:val="8"/>
  </w:num>
  <w:num w:numId="11">
    <w:abstractNumId w:val="3"/>
  </w:num>
  <w:num w:numId="12">
    <w:abstractNumId w:val="14"/>
  </w:num>
  <w:num w:numId="13">
    <w:abstractNumId w:val="11"/>
  </w:num>
  <w:num w:numId="14">
    <w:abstractNumId w:val="2"/>
  </w:num>
  <w:num w:numId="15">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金鱼">
    <w15:presenceInfo w15:providerId="WPS Office" w15:userId="749664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1976BE"/>
    <w:rsid w:val="1CEF48D8"/>
    <w:rsid w:val="321976BE"/>
    <w:rsid w:val="546F1992"/>
    <w:rsid w:val="61D44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5090</Words>
  <Characters>5305</Characters>
  <Lines>0</Lines>
  <Paragraphs>0</Paragraphs>
  <TotalTime>0</TotalTime>
  <ScaleCrop>false</ScaleCrop>
  <LinksUpToDate>false</LinksUpToDate>
  <CharactersWithSpaces>5418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2026-08-28T07:06:00Z</dcterms:created>
  <dc:creator>小金鱼</dc:creator>
  <cp:lastModifiedBy>小金鱼</cp:lastModifiedBy>
  <dcterms:modified xsi:type="dcterms:W3CDTF">2026-09-09T06:20:48Z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78CF72B9416041EA98D669F0515C2FB7_11</vt:lpwstr>
  </property>
  <property fmtid="{D5CDD505-2E9C-101B-9397-08002B2CF9AE}" pid="4" name="KSOTemplateDocerSaveRecord">
    <vt:lpwstr>eyJoZGlkIjoiMDQ0ZjY5MTI4ZDQ1ZGM2MWVjZWVkYmE3NTNhNWExM2UiLCJ1c2VySWQiOiIzNTkzNjczMzcifQ==</vt:lpwstr>
  </property>
</Properties>
</file>