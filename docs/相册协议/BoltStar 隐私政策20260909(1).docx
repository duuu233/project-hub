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78E2F">
      <w:pPr>
        <w:pStyle w:val="2"/>
        <w:keepNext w:val="0"/>
        <w:keepLines w:val="0"/>
        <w:widowControl/>
        <w:suppressLineNumbers w:val="0"/>
        <w:spacing w:before="0" w:beforeAutospacing="0" w:after="120" w:afterAutospacing="0" w:line="14" w:lineRule="atLeast"/>
        <w:ind w:left="0" w:right="0"/>
        <w:rPr>
          <w:sz w:val="42"/>
          <w:szCs w:val="42"/>
        </w:rPr>
      </w:pPr>
      <w:r>
        <w:rPr>
          <w:sz w:val="42"/>
          <w:szCs w:val="42"/>
        </w:rPr>
        <w:t>BoltStar 隐私政策</w:t>
      </w:r>
    </w:p>
    <w:p w14:paraId="75C185A7">
      <w:pPr>
        <w:keepNext w:val="0"/>
        <w:keepLines w:val="0"/>
        <w:widowControl/>
        <w:suppressLineNumbers w:val="0"/>
        <w:jc w:val="left"/>
        <w:rPr>
          <w:color w:val="5B636E"/>
          <w:sz w:val="21"/>
          <w:szCs w:val="21"/>
        </w:rPr>
      </w:pPr>
      <w:r>
        <w:rPr>
          <w:rFonts w:ascii="宋体" w:hAnsi="宋体" w:eastAsia="宋体" w:cs="宋体"/>
          <w:color w:val="5B636E"/>
          <w:kern w:val="0"/>
          <w:sz w:val="21"/>
          <w:szCs w:val="21"/>
          <w:lang w:val="en-US" w:eastAsia="zh-CN" w:bidi="ar"/>
        </w:rPr>
        <w:t>更新日期：</w:t>
      </w:r>
      <w:r>
        <w:rPr>
          <w:rFonts w:ascii="宋体" w:hAnsi="宋体" w:eastAsia="宋体" w:cs="宋体"/>
          <w:color w:val="5B636E"/>
          <w:kern w:val="0"/>
          <w:sz w:val="21"/>
          <w:szCs w:val="21"/>
          <w:highlight w:val="yellow"/>
          <w:lang w:val="en-US" w:eastAsia="zh-CN" w:bidi="ar"/>
          <w:rPrChange w:id="0" w:author="小金鱼" w:date="2026-09-09T14:20:27Z">
            <w:rPr>
              <w:rFonts w:ascii="宋体" w:hAnsi="宋体" w:eastAsia="宋体" w:cs="宋体"/>
              <w:color w:val="5B636E"/>
              <w:kern w:val="0"/>
              <w:sz w:val="21"/>
              <w:szCs w:val="21"/>
              <w:lang w:val="en-US" w:eastAsia="zh-CN" w:bidi="ar"/>
            </w:rPr>
          </w:rPrChange>
        </w:rPr>
        <w:t xml:space="preserve">2026 年 8 月 </w:t>
      </w:r>
      <w:del w:id="1" w:author="小金鱼" w:date="2026-08-28T16:00:52Z">
        <w:r>
          <w:rPr>
            <w:rFonts w:hint="default" w:ascii="宋体" w:hAnsi="宋体" w:eastAsia="宋体" w:cs="宋体"/>
            <w:color w:val="5B636E"/>
            <w:kern w:val="0"/>
            <w:sz w:val="21"/>
            <w:szCs w:val="21"/>
            <w:highlight w:val="yellow"/>
            <w:lang w:val="en-US" w:eastAsia="zh-CN" w:bidi="ar"/>
            <w:rPrChange w:id="2" w:author="小金鱼" w:date="2026-09-09T14:20:27Z">
              <w:rPr>
                <w:rFonts w:hint="default" w:ascii="宋体" w:hAnsi="宋体" w:eastAsia="宋体" w:cs="宋体"/>
                <w:color w:val="5B636E"/>
                <w:kern w:val="0"/>
                <w:sz w:val="21"/>
                <w:szCs w:val="21"/>
                <w:lang w:val="en-US" w:eastAsia="zh-CN" w:bidi="ar"/>
              </w:rPr>
            </w:rPrChange>
          </w:rPr>
          <w:delText>13</w:delText>
        </w:r>
      </w:del>
      <w:ins w:id="4" w:author="小金鱼" w:date="2026-08-28T16:00:52Z">
        <w:r>
          <w:rPr>
            <w:rFonts w:hint="eastAsia" w:ascii="宋体" w:hAnsi="宋体" w:eastAsia="宋体" w:cs="宋体"/>
            <w:color w:val="5B636E"/>
            <w:kern w:val="0"/>
            <w:sz w:val="21"/>
            <w:szCs w:val="21"/>
            <w:highlight w:val="yellow"/>
            <w:lang w:val="en-US" w:eastAsia="zh-CN" w:bidi="ar"/>
            <w:rPrChange w:id="5" w:author="小金鱼" w:date="2026-09-09T14:20:27Z">
              <w:rPr>
                <w:rFonts w:hint="eastAsia" w:ascii="宋体" w:hAnsi="宋体" w:eastAsia="宋体" w:cs="宋体"/>
                <w:color w:val="5B636E"/>
                <w:kern w:val="0"/>
                <w:sz w:val="21"/>
                <w:szCs w:val="21"/>
                <w:lang w:val="en-US" w:eastAsia="zh-CN" w:bidi="ar"/>
              </w:rPr>
            </w:rPrChange>
          </w:rPr>
          <w:t>2</w:t>
        </w:r>
      </w:ins>
      <w:ins w:id="7" w:author="小金鱼" w:date="2026-08-28T16:00:53Z">
        <w:r>
          <w:rPr>
            <w:rFonts w:hint="eastAsia" w:ascii="宋体" w:hAnsi="宋体" w:eastAsia="宋体" w:cs="宋体"/>
            <w:color w:val="5B636E"/>
            <w:kern w:val="0"/>
            <w:sz w:val="21"/>
            <w:szCs w:val="21"/>
            <w:highlight w:val="yellow"/>
            <w:lang w:val="en-US" w:eastAsia="zh-CN" w:bidi="ar"/>
            <w:rPrChange w:id="8" w:author="小金鱼" w:date="2026-09-09T14:20:27Z">
              <w:rPr>
                <w:rFonts w:hint="eastAsia" w:ascii="宋体" w:hAnsi="宋体" w:eastAsia="宋体" w:cs="宋体"/>
                <w:color w:val="5B636E"/>
                <w:kern w:val="0"/>
                <w:sz w:val="21"/>
                <w:szCs w:val="21"/>
                <w:lang w:val="en-US" w:eastAsia="zh-CN" w:bidi="ar"/>
              </w:rPr>
            </w:rPrChange>
          </w:rPr>
          <w:t>8</w:t>
        </w:r>
      </w:ins>
      <w:r>
        <w:rPr>
          <w:rFonts w:ascii="宋体" w:hAnsi="宋体" w:eastAsia="宋体" w:cs="宋体"/>
          <w:color w:val="5B636E"/>
          <w:kern w:val="0"/>
          <w:sz w:val="21"/>
          <w:szCs w:val="21"/>
          <w:highlight w:val="yellow"/>
          <w:lang w:val="en-US" w:eastAsia="zh-CN" w:bidi="ar"/>
          <w:rPrChange w:id="10" w:author="小金鱼" w:date="2026-09-09T14:20:27Z">
            <w:rPr>
              <w:rFonts w:ascii="宋体" w:hAnsi="宋体" w:eastAsia="宋体" w:cs="宋体"/>
              <w:color w:val="5B636E"/>
              <w:kern w:val="0"/>
              <w:sz w:val="21"/>
              <w:szCs w:val="21"/>
              <w:lang w:val="en-US" w:eastAsia="zh-CN" w:bidi="ar"/>
            </w:rPr>
          </w:rPrChange>
        </w:rPr>
        <w:t xml:space="preserve"> 日</w:t>
      </w:r>
      <w:r>
        <w:rPr>
          <w:rFonts w:ascii="宋体" w:hAnsi="宋体" w:eastAsia="宋体" w:cs="宋体"/>
          <w:color w:val="5B636E"/>
          <w:kern w:val="0"/>
          <w:sz w:val="21"/>
          <w:szCs w:val="21"/>
          <w:lang w:val="en-US" w:eastAsia="zh-CN" w:bidi="ar"/>
        </w:rPr>
        <w:t> 生效日期：</w:t>
      </w:r>
      <w:ins w:id="11" w:author="小金鱼" w:date="2026-08-28T16:00:57Z">
        <w:r>
          <w:rPr>
            <w:rFonts w:hint="eastAsia" w:ascii="宋体" w:hAnsi="宋体" w:eastAsia="宋体" w:cs="宋体"/>
            <w:color w:val="5B636E"/>
            <w:kern w:val="0"/>
            <w:sz w:val="21"/>
            <w:szCs w:val="21"/>
            <w:highlight w:val="yellow"/>
            <w:lang w:val="en-US" w:eastAsia="zh-CN" w:bidi="ar"/>
            <w:rPrChange w:id="12" w:author="小金鱼" w:date="2026-09-09T14:20:29Z">
              <w:rPr>
                <w:rFonts w:hint="eastAsia" w:ascii="宋体" w:hAnsi="宋体" w:eastAsia="宋体" w:cs="宋体"/>
                <w:color w:val="5B636E"/>
                <w:kern w:val="0"/>
                <w:sz w:val="21"/>
                <w:szCs w:val="21"/>
                <w:lang w:val="en-US" w:eastAsia="zh-CN" w:bidi="ar"/>
              </w:rPr>
            </w:rPrChange>
          </w:rPr>
          <w:t>待</w:t>
        </w:r>
      </w:ins>
      <w:ins w:id="14" w:author="小金鱼" w:date="2026-08-28T16:00:58Z">
        <w:r>
          <w:rPr>
            <w:rFonts w:hint="eastAsia" w:ascii="宋体" w:hAnsi="宋体" w:eastAsia="宋体" w:cs="宋体"/>
            <w:color w:val="5B636E"/>
            <w:kern w:val="0"/>
            <w:sz w:val="21"/>
            <w:szCs w:val="21"/>
            <w:highlight w:val="yellow"/>
            <w:lang w:val="en-US" w:eastAsia="zh-CN" w:bidi="ar"/>
            <w:rPrChange w:id="15" w:author="小金鱼" w:date="2026-09-09T14:20:29Z">
              <w:rPr>
                <w:rFonts w:hint="eastAsia" w:ascii="宋体" w:hAnsi="宋体" w:eastAsia="宋体" w:cs="宋体"/>
                <w:color w:val="5B636E"/>
                <w:kern w:val="0"/>
                <w:sz w:val="21"/>
                <w:szCs w:val="21"/>
                <w:lang w:val="en-US" w:eastAsia="zh-CN" w:bidi="ar"/>
              </w:rPr>
            </w:rPrChange>
          </w:rPr>
          <w:t>填写</w:t>
        </w:r>
      </w:ins>
      <w:ins w:id="17" w:author="小金鱼" w:date="2026-08-28T16:00:58Z">
        <w:r>
          <w:rPr>
            <w:rFonts w:hint="eastAsia" w:ascii="宋体" w:hAnsi="宋体" w:eastAsia="宋体" w:cs="宋体"/>
            <w:color w:val="5B636E"/>
            <w:kern w:val="0"/>
            <w:sz w:val="21"/>
            <w:szCs w:val="21"/>
            <w:lang w:val="en-US" w:eastAsia="zh-CN" w:bidi="ar"/>
          </w:rPr>
          <w:t xml:space="preserve"> </w:t>
        </w:r>
      </w:ins>
      <w:del w:id="18" w:author="小金鱼" w:date="2026-08-28T16:00:56Z">
        <w:r>
          <w:rPr>
            <w:rFonts w:ascii="宋体" w:hAnsi="宋体" w:eastAsia="宋体" w:cs="宋体"/>
            <w:color w:val="5B636E"/>
            <w:kern w:val="0"/>
            <w:sz w:val="21"/>
            <w:szCs w:val="21"/>
            <w:lang w:val="en-US" w:eastAsia="zh-CN" w:bidi="ar"/>
          </w:rPr>
          <w:delText>2026 年 8 月 13 日</w:delText>
        </w:r>
      </w:del>
      <w:r>
        <w:rPr>
          <w:rFonts w:ascii="宋体" w:hAnsi="宋体" w:eastAsia="宋体" w:cs="宋体"/>
          <w:color w:val="5B636E"/>
          <w:kern w:val="0"/>
          <w:sz w:val="21"/>
          <w:szCs w:val="21"/>
          <w:lang w:val="en-US" w:eastAsia="zh-CN" w:bidi="ar"/>
        </w:rPr>
        <w:t> 版本：</w:t>
      </w:r>
      <w:del w:id="19" w:author="小金鱼" w:date="2026-08-28T16:01:01Z">
        <w:r>
          <w:rPr>
            <w:rFonts w:hint="default" w:ascii="宋体" w:hAnsi="宋体" w:eastAsia="宋体" w:cs="宋体"/>
            <w:color w:val="5B636E"/>
            <w:kern w:val="0"/>
            <w:sz w:val="21"/>
            <w:szCs w:val="21"/>
            <w:lang w:val="en-US" w:eastAsia="zh-CN" w:bidi="ar"/>
          </w:rPr>
          <w:delText>v3</w:delText>
        </w:r>
      </w:del>
      <w:ins w:id="20" w:author="小金鱼" w:date="2026-08-28T16:01:01Z">
        <w:r>
          <w:rPr>
            <w:rFonts w:hint="eastAsia" w:ascii="宋体" w:hAnsi="宋体" w:eastAsia="宋体" w:cs="宋体"/>
            <w:color w:val="5B636E"/>
            <w:kern w:val="0"/>
            <w:sz w:val="21"/>
            <w:szCs w:val="21"/>
            <w:lang w:val="en-US" w:eastAsia="zh-CN" w:bidi="ar"/>
          </w:rPr>
          <w:t>VI</w:t>
        </w:r>
      </w:ins>
      <w:r>
        <w:rPr>
          <w:rFonts w:ascii="宋体" w:hAnsi="宋体" w:eastAsia="宋体" w:cs="宋体"/>
          <w:color w:val="5B636E"/>
          <w:kern w:val="0"/>
          <w:sz w:val="21"/>
          <w:szCs w:val="21"/>
          <w:lang w:val="en-US" w:eastAsia="zh-CN" w:bidi="ar"/>
        </w:rPr>
        <w:t>.0</w:t>
      </w:r>
    </w:p>
    <w:p w14:paraId="76619395">
      <w:pPr>
        <w:pStyle w:val="5"/>
        <w:keepNext w:val="0"/>
        <w:keepLines w:val="0"/>
        <w:widowControl/>
        <w:suppressLineNumbers w:val="0"/>
        <w:spacing w:before="240" w:beforeAutospacing="0" w:after="240" w:afterAutospacing="0"/>
        <w:ind w:left="0" w:right="0"/>
        <w:rPr>
          <w:color w:val="1F2328"/>
        </w:rPr>
      </w:pPr>
      <w:r>
        <w:rPr>
          <w:rStyle w:val="8"/>
          <w:rFonts w:ascii="微软雅黑" w:hAnsi="微软雅黑" w:eastAsia="微软雅黑" w:cs="微软雅黑"/>
          <w:b/>
          <w:bCs/>
          <w:i w:val="0"/>
          <w:iCs w:val="0"/>
          <w:caps w:val="0"/>
          <w:color w:val="1F2328"/>
          <w:spacing w:val="0"/>
          <w:sz w:val="22"/>
          <w:szCs w:val="22"/>
        </w:rPr>
        <w:t>启和明（深圳）新能源科技有限公司</w:t>
      </w:r>
      <w:r>
        <w:rPr>
          <w:rFonts w:hint="eastAsia" w:ascii="微软雅黑" w:hAnsi="微软雅黑" w:eastAsia="微软雅黑" w:cs="微软雅黑"/>
          <w:i w:val="0"/>
          <w:iCs w:val="0"/>
          <w:caps w:val="0"/>
          <w:color w:val="1F2328"/>
          <w:spacing w:val="0"/>
          <w:sz w:val="22"/>
          <w:szCs w:val="22"/>
        </w:rPr>
        <w:t>（以下称“我们”）是 BoltStar 电子纸相框及其配套应用（含 iOS App、Android App 与微信小程序，以下统称“本应用”）的运营者与个人信息处理者。</w:t>
      </w:r>
      <w:bookmarkStart w:id="0" w:name="_GoBack"/>
      <w:bookmarkEnd w:id="0"/>
    </w:p>
    <w:p w14:paraId="182E2C7A">
      <w:pPr>
        <w:pStyle w:val="5"/>
        <w:keepNext w:val="0"/>
        <w:keepLines w:val="0"/>
        <w:widowControl/>
        <w:suppressLineNumbers w:val="0"/>
        <w:spacing w:before="240" w:beforeAutospacing="0" w:after="240" w:afterAutospacing="0"/>
        <w:ind w:left="0" w:right="0"/>
        <w:rPr>
          <w:color w:val="1F2328"/>
        </w:rPr>
      </w:pPr>
      <w:r>
        <w:rPr>
          <w:rFonts w:hint="eastAsia" w:ascii="微软雅黑" w:hAnsi="微软雅黑" w:eastAsia="微软雅黑" w:cs="微软雅黑"/>
          <w:i w:val="0"/>
          <w:iCs w:val="0"/>
          <w:caps w:val="0"/>
          <w:color w:val="1F2328"/>
          <w:spacing w:val="0"/>
          <w:sz w:val="22"/>
          <w:szCs w:val="22"/>
        </w:rPr>
        <w:t>我们深知个人信息对您的重要性。本政策将向您说明我们</w:t>
      </w:r>
      <w:r>
        <w:rPr>
          <w:rStyle w:val="8"/>
          <w:rFonts w:hint="eastAsia" w:ascii="微软雅黑" w:hAnsi="微软雅黑" w:eastAsia="微软雅黑" w:cs="微软雅黑"/>
          <w:b/>
          <w:bCs/>
          <w:i w:val="0"/>
          <w:iCs w:val="0"/>
          <w:caps w:val="0"/>
          <w:color w:val="1F2328"/>
          <w:spacing w:val="0"/>
          <w:sz w:val="22"/>
          <w:szCs w:val="22"/>
        </w:rPr>
        <w:t>收集哪些信息、为什么收集、如何使用与共享、保存多久</w:t>
      </w:r>
      <w:r>
        <w:rPr>
          <w:rFonts w:hint="eastAsia" w:ascii="微软雅黑" w:hAnsi="微软雅黑" w:eastAsia="微软雅黑" w:cs="微软雅黑"/>
          <w:i w:val="0"/>
          <w:iCs w:val="0"/>
          <w:caps w:val="0"/>
          <w:color w:val="1F2328"/>
          <w:spacing w:val="0"/>
          <w:sz w:val="22"/>
          <w:szCs w:val="22"/>
        </w:rPr>
        <w:t>，以及</w:t>
      </w:r>
      <w:r>
        <w:rPr>
          <w:rStyle w:val="8"/>
          <w:rFonts w:hint="eastAsia" w:ascii="微软雅黑" w:hAnsi="微软雅黑" w:eastAsia="微软雅黑" w:cs="微软雅黑"/>
          <w:b/>
          <w:bCs/>
          <w:i w:val="0"/>
          <w:iCs w:val="0"/>
          <w:caps w:val="0"/>
          <w:color w:val="1F2328"/>
          <w:spacing w:val="0"/>
          <w:sz w:val="22"/>
          <w:szCs w:val="22"/>
        </w:rPr>
        <w:t>您如何行使权利</w:t>
      </w:r>
      <w:r>
        <w:rPr>
          <w:rFonts w:hint="eastAsia" w:ascii="微软雅黑" w:hAnsi="微软雅黑" w:eastAsia="微软雅黑" w:cs="微软雅黑"/>
          <w:i w:val="0"/>
          <w:iCs w:val="0"/>
          <w:caps w:val="0"/>
          <w:color w:val="1F2328"/>
          <w:spacing w:val="0"/>
          <w:sz w:val="22"/>
          <w:szCs w:val="22"/>
        </w:rPr>
        <w:t>。其中与您权益密切相关的条款、以及涉及敏感个人信息与系统权限的部分，我们已用</w:t>
      </w:r>
      <w:r>
        <w:rPr>
          <w:rStyle w:val="8"/>
          <w:rFonts w:hint="eastAsia" w:ascii="微软雅黑" w:hAnsi="微软雅黑" w:eastAsia="微软雅黑" w:cs="微软雅黑"/>
          <w:b/>
          <w:bCs/>
          <w:i w:val="0"/>
          <w:iCs w:val="0"/>
          <w:caps w:val="0"/>
          <w:color w:val="1F2328"/>
          <w:spacing w:val="0"/>
          <w:sz w:val="22"/>
          <w:szCs w:val="22"/>
        </w:rPr>
        <w:t>加粗</w:t>
      </w:r>
      <w:r>
        <w:rPr>
          <w:rFonts w:hint="eastAsia" w:ascii="微软雅黑" w:hAnsi="微软雅黑" w:eastAsia="微软雅黑" w:cs="微软雅黑"/>
          <w:i w:val="0"/>
          <w:iCs w:val="0"/>
          <w:caps w:val="0"/>
          <w:color w:val="1F2328"/>
          <w:spacing w:val="0"/>
          <w:sz w:val="22"/>
          <w:szCs w:val="22"/>
        </w:rPr>
        <w:t>标出，请您重点阅读。</w:t>
      </w:r>
      <w:r>
        <w:rPr>
          <w:rStyle w:val="8"/>
          <w:rFonts w:hint="eastAsia" w:ascii="微软雅黑" w:hAnsi="微软雅黑" w:eastAsia="微软雅黑" w:cs="微软雅黑"/>
          <w:b/>
          <w:bCs/>
          <w:i w:val="0"/>
          <w:iCs w:val="0"/>
          <w:caps w:val="0"/>
          <w:color w:val="1F2328"/>
          <w:spacing w:val="0"/>
          <w:sz w:val="22"/>
          <w:szCs w:val="22"/>
        </w:rPr>
        <w:t>本应用的核心功能依赖蓝牙与您主动选择的照片，请您在使用前务必确认理解本政策。</w:t>
      </w:r>
    </w:p>
    <w:p w14:paraId="4131E64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80" w:afterAutospacing="0"/>
        <w:ind w:left="0" w:right="0" w:firstLine="0"/>
        <w:jc w:val="left"/>
        <w:rPr>
          <w:rFonts w:hint="eastAsia" w:ascii="微软雅黑" w:hAnsi="微软雅黑" w:eastAsia="微软雅黑" w:cs="微软雅黑"/>
          <w:b/>
          <w:bCs/>
          <w:i w:val="0"/>
          <w:iCs w:val="0"/>
          <w:caps w:val="0"/>
          <w:color w:val="1F2328"/>
          <w:spacing w:val="0"/>
          <w:sz w:val="24"/>
          <w:szCs w:val="24"/>
        </w:rPr>
      </w:pPr>
      <w:r>
        <w:rPr>
          <w:rFonts w:hint="eastAsia" w:ascii="微软雅黑" w:hAnsi="微软雅黑" w:eastAsia="微软雅黑" w:cs="微软雅黑"/>
          <w:b/>
          <w:bCs/>
          <w:i w:val="0"/>
          <w:iCs w:val="0"/>
          <w:caps w:val="0"/>
          <w:color w:val="1F2328"/>
          <w:spacing w:val="0"/>
          <w:kern w:val="0"/>
          <w:sz w:val="24"/>
          <w:szCs w:val="24"/>
          <w:lang w:val="en-US" w:eastAsia="zh-CN" w:bidi="ar"/>
        </w:rPr>
        <w:t>目录</w:t>
      </w:r>
    </w:p>
    <w:p w14:paraId="7B47A3C7">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适用范围</w:t>
      </w:r>
      <w:r>
        <w:rPr>
          <w:rFonts w:hint="eastAsia" w:ascii="微软雅黑" w:hAnsi="微软雅黑" w:eastAsia="微软雅黑" w:cs="微软雅黑"/>
          <w:i w:val="0"/>
          <w:iCs w:val="0"/>
          <w:caps w:val="0"/>
          <w:color w:val="1F2328"/>
          <w:spacing w:val="0"/>
          <w:sz w:val="24"/>
          <w:szCs w:val="24"/>
          <w:u w:val="none"/>
        </w:rPr>
        <w:fldChar w:fldCharType="end"/>
      </w:r>
    </w:p>
    <w:p w14:paraId="4E9FA2AB">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我们如何收集和使用您的个人信息</w:t>
      </w:r>
      <w:r>
        <w:rPr>
          <w:rFonts w:hint="eastAsia" w:ascii="微软雅黑" w:hAnsi="微软雅黑" w:eastAsia="微软雅黑" w:cs="微软雅黑"/>
          <w:i w:val="0"/>
          <w:iCs w:val="0"/>
          <w:caps w:val="0"/>
          <w:color w:val="1F2328"/>
          <w:spacing w:val="0"/>
          <w:sz w:val="24"/>
          <w:szCs w:val="24"/>
          <w:u w:val="none"/>
        </w:rPr>
        <w:fldChar w:fldCharType="end"/>
      </w:r>
    </w:p>
    <w:p w14:paraId="7CB41519">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我们调用的系统权限</w:t>
      </w:r>
      <w:r>
        <w:rPr>
          <w:rFonts w:hint="eastAsia" w:ascii="微软雅黑" w:hAnsi="微软雅黑" w:eastAsia="微软雅黑" w:cs="微软雅黑"/>
          <w:i w:val="0"/>
          <w:iCs w:val="0"/>
          <w:caps w:val="0"/>
          <w:color w:val="1F2328"/>
          <w:spacing w:val="0"/>
          <w:sz w:val="24"/>
          <w:szCs w:val="24"/>
          <w:u w:val="none"/>
        </w:rPr>
        <w:fldChar w:fldCharType="end"/>
      </w:r>
    </w:p>
    <w:p w14:paraId="19DAECAB">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我们如何使用本地存储</w:t>
      </w:r>
      <w:r>
        <w:rPr>
          <w:rFonts w:hint="eastAsia" w:ascii="微软雅黑" w:hAnsi="微软雅黑" w:eastAsia="微软雅黑" w:cs="微软雅黑"/>
          <w:i w:val="0"/>
          <w:iCs w:val="0"/>
          <w:caps w:val="0"/>
          <w:color w:val="1F2328"/>
          <w:spacing w:val="0"/>
          <w:sz w:val="24"/>
          <w:szCs w:val="24"/>
          <w:u w:val="none"/>
        </w:rPr>
        <w:fldChar w:fldCharType="end"/>
      </w:r>
    </w:p>
    <w:p w14:paraId="6D681011">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"s5"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我们如何共享、转让、公开披露</w:t>
      </w:r>
      <w:r>
        <w:rPr>
          <w:rFonts w:hint="eastAsia" w:ascii="微软雅黑" w:hAnsi="微软雅黑" w:eastAsia="微软雅黑" w:cs="微软雅黑"/>
          <w:i w:val="0"/>
          <w:iCs w:val="0"/>
          <w:caps w:val="0"/>
          <w:color w:val="1F2328"/>
          <w:spacing w:val="0"/>
          <w:sz w:val="24"/>
          <w:szCs w:val="24"/>
          <w:u w:val="none"/>
        </w:rPr>
        <w:fldChar w:fldCharType="end"/>
      </w:r>
    </w:p>
    <w:p w14:paraId="295F0F08">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"s6"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第三方 SDK / 插件与服务清单</w:t>
      </w:r>
      <w:r>
        <w:rPr>
          <w:rFonts w:hint="eastAsia" w:ascii="微软雅黑" w:hAnsi="微软雅黑" w:eastAsia="微软雅黑" w:cs="微软雅黑"/>
          <w:i w:val="0"/>
          <w:iCs w:val="0"/>
          <w:caps w:val="0"/>
          <w:color w:val="1F2328"/>
          <w:spacing w:val="0"/>
          <w:sz w:val="24"/>
          <w:szCs w:val="24"/>
          <w:u w:val="none"/>
        </w:rPr>
        <w:fldChar w:fldCharType="end"/>
      </w:r>
    </w:p>
    <w:p w14:paraId="2D1D58ED">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"s7"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存储地域与保存期限</w:t>
      </w:r>
      <w:r>
        <w:rPr>
          <w:rFonts w:hint="eastAsia" w:ascii="微软雅黑" w:hAnsi="微软雅黑" w:eastAsia="微软雅黑" w:cs="微软雅黑"/>
          <w:i w:val="0"/>
          <w:iCs w:val="0"/>
          <w:caps w:val="0"/>
          <w:color w:val="1F2328"/>
          <w:spacing w:val="0"/>
          <w:sz w:val="24"/>
          <w:szCs w:val="24"/>
          <w:u w:val="none"/>
        </w:rPr>
        <w:fldChar w:fldCharType="end"/>
      </w:r>
    </w:p>
    <w:p w14:paraId="2050EFFC">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"s8"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个人信息的跨境传输</w:t>
      </w:r>
      <w:r>
        <w:rPr>
          <w:rFonts w:hint="eastAsia" w:ascii="微软雅黑" w:hAnsi="微软雅黑" w:eastAsia="微软雅黑" w:cs="微软雅黑"/>
          <w:i w:val="0"/>
          <w:iCs w:val="0"/>
          <w:caps w:val="0"/>
          <w:color w:val="1F2328"/>
          <w:spacing w:val="0"/>
          <w:sz w:val="24"/>
          <w:szCs w:val="24"/>
          <w:u w:val="none"/>
        </w:rPr>
        <w:fldChar w:fldCharType="end"/>
      </w:r>
    </w:p>
    <w:p w14:paraId="25C2F777">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"s9"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我们如何保护您的个人信息</w:t>
      </w:r>
      <w:r>
        <w:rPr>
          <w:rFonts w:hint="eastAsia" w:ascii="微软雅黑" w:hAnsi="微软雅黑" w:eastAsia="微软雅黑" w:cs="微软雅黑"/>
          <w:i w:val="0"/>
          <w:iCs w:val="0"/>
          <w:caps w:val="0"/>
          <w:color w:val="1F2328"/>
          <w:spacing w:val="0"/>
          <w:sz w:val="24"/>
          <w:szCs w:val="24"/>
          <w:u w:val="none"/>
        </w:rPr>
        <w:fldChar w:fldCharType="end"/>
      </w:r>
    </w:p>
    <w:p w14:paraId="0CBB54F8">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"s10"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您的权利</w:t>
      </w:r>
      <w:r>
        <w:rPr>
          <w:rFonts w:hint="eastAsia" w:ascii="微软雅黑" w:hAnsi="微软雅黑" w:eastAsia="微软雅黑" w:cs="微软雅黑"/>
          <w:i w:val="0"/>
          <w:iCs w:val="0"/>
          <w:caps w:val="0"/>
          <w:color w:val="1F2328"/>
          <w:spacing w:val="0"/>
          <w:sz w:val="24"/>
          <w:szCs w:val="24"/>
          <w:u w:val="none"/>
        </w:rPr>
        <w:fldChar w:fldCharType="end"/>
      </w:r>
    </w:p>
    <w:p w14:paraId="1B467113">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未成年人保护</w:t>
      </w:r>
      <w:r>
        <w:rPr>
          <w:rFonts w:hint="eastAsia" w:ascii="微软雅黑" w:hAnsi="微软雅黑" w:eastAsia="微软雅黑" w:cs="微软雅黑"/>
          <w:i w:val="0"/>
          <w:iCs w:val="0"/>
          <w:caps w:val="0"/>
          <w:color w:val="1F2328"/>
          <w:spacing w:val="0"/>
          <w:sz w:val="24"/>
          <w:szCs w:val="24"/>
          <w:u w:val="none"/>
        </w:rPr>
        <w:fldChar w:fldCharType="end"/>
      </w:r>
    </w:p>
    <w:p w14:paraId="2CD62107">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本政策的更新</w:t>
      </w:r>
      <w:r>
        <w:rPr>
          <w:rFonts w:hint="eastAsia" w:ascii="微软雅黑" w:hAnsi="微软雅黑" w:eastAsia="微软雅黑" w:cs="微软雅黑"/>
          <w:i w:val="0"/>
          <w:iCs w:val="0"/>
          <w:caps w:val="0"/>
          <w:color w:val="1F2328"/>
          <w:spacing w:val="0"/>
          <w:sz w:val="24"/>
          <w:szCs w:val="24"/>
          <w:u w:val="none"/>
        </w:rPr>
        <w:fldChar w:fldCharType="end"/>
      </w:r>
    </w:p>
    <w:p w14:paraId="393D319E">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如何联系我们</w:t>
      </w:r>
      <w:r>
        <w:rPr>
          <w:rFonts w:hint="eastAsia" w:ascii="微软雅黑" w:hAnsi="微软雅黑" w:eastAsia="微软雅黑" w:cs="微软雅黑"/>
          <w:i w:val="0"/>
          <w:iCs w:val="0"/>
          <w:caps w:val="0"/>
          <w:color w:val="1F2328"/>
          <w:spacing w:val="0"/>
          <w:sz w:val="24"/>
          <w:szCs w:val="24"/>
          <w:u w:val="none"/>
        </w:rPr>
        <w:fldChar w:fldCharType="end"/>
      </w:r>
    </w:p>
    <w:p w14:paraId="6E6A6A3A">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附录：个人信息收集清单</w:t>
      </w:r>
      <w:r>
        <w:rPr>
          <w:rFonts w:hint="eastAsia" w:ascii="微软雅黑" w:hAnsi="微软雅黑" w:eastAsia="微软雅黑" w:cs="微软雅黑"/>
          <w:i w:val="0"/>
          <w:iCs w:val="0"/>
          <w:caps w:val="0"/>
          <w:color w:val="1F2328"/>
          <w:spacing w:val="0"/>
          <w:sz w:val="24"/>
          <w:szCs w:val="24"/>
          <w:u w:val="none"/>
        </w:rPr>
        <w:fldChar w:fldCharType="end"/>
      </w:r>
    </w:p>
    <w:p w14:paraId="284F896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一、适用范围</w:t>
      </w:r>
    </w:p>
    <w:p w14:paraId="29DA2E15">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本政策适用于我们以 BoltStar 品牌提供的下列产品与服务：iOS App、Android App、微信小程序，以及它们与 BoltStar 电子纸相框（以下称“设备”）之间的连接与数据传输。</w:t>
      </w:r>
    </w:p>
    <w:p w14:paraId="117C873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本政策</w:t>
      </w:r>
      <w:r>
        <w:rPr>
          <w:rStyle w:val="8"/>
          <w:rFonts w:hint="eastAsia" w:ascii="微软雅黑" w:hAnsi="微软雅黑" w:eastAsia="微软雅黑" w:cs="微软雅黑"/>
          <w:b/>
          <w:bCs/>
          <w:i w:val="0"/>
          <w:iCs w:val="0"/>
          <w:caps w:val="0"/>
          <w:color w:val="1F2328"/>
          <w:spacing w:val="0"/>
          <w:sz w:val="24"/>
          <w:szCs w:val="24"/>
          <w:shd w:val="clear" w:fill="FFFFFF"/>
        </w:rPr>
        <w:t>不适用于</w:t>
      </w:r>
      <w:r>
        <w:rPr>
          <w:rFonts w:hint="eastAsia" w:ascii="微软雅黑" w:hAnsi="微软雅黑" w:eastAsia="微软雅黑" w:cs="微软雅黑"/>
          <w:i w:val="0"/>
          <w:iCs w:val="0"/>
          <w:caps w:val="0"/>
          <w:color w:val="1F2328"/>
          <w:spacing w:val="0"/>
          <w:sz w:val="24"/>
          <w:szCs w:val="24"/>
          <w:shd w:val="clear" w:fill="FFFFFF"/>
        </w:rPr>
        <w:t>：(1) 通过本应用跳转至的第三方服务（如微信支付、Apple 内购），这些服务由第三方按其自身隐私政策处理您的信息；(2) 您自行安装的其他应用。</w:t>
      </w:r>
    </w:p>
    <w:p w14:paraId="3F6F9AD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关于 AI 功能的专项告知，另见应用内《BoltStar AI 服务协议》，本政策与其不一致的，以《BoltStar AI 服务协议》中关于 AI 数据处理的约定为准。</w:t>
      </w:r>
    </w:p>
    <w:p w14:paraId="5AEC0C2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二、我们如何收集和使用您的个人信息</w:t>
      </w:r>
    </w:p>
    <w:p w14:paraId="656D47C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我们仅为实现下列具体业务功能收集信息，遵循</w:t>
      </w:r>
      <w:r>
        <w:rPr>
          <w:rStyle w:val="8"/>
          <w:rFonts w:hint="eastAsia" w:ascii="微软雅黑" w:hAnsi="微软雅黑" w:eastAsia="微软雅黑" w:cs="微软雅黑"/>
          <w:b/>
          <w:bCs/>
          <w:i w:val="0"/>
          <w:iCs w:val="0"/>
          <w:caps w:val="0"/>
          <w:color w:val="1F2328"/>
          <w:spacing w:val="0"/>
          <w:sz w:val="24"/>
          <w:szCs w:val="24"/>
          <w:shd w:val="clear" w:fill="FFFFFF"/>
        </w:rPr>
        <w:t>最小必要</w:t>
      </w:r>
      <w:r>
        <w:rPr>
          <w:rFonts w:hint="eastAsia" w:ascii="微软雅黑" w:hAnsi="微软雅黑" w:eastAsia="微软雅黑" w:cs="微软雅黑"/>
          <w:i w:val="0"/>
          <w:iCs w:val="0"/>
          <w:caps w:val="0"/>
          <w:color w:val="1F2328"/>
          <w:spacing w:val="0"/>
          <w:sz w:val="24"/>
          <w:szCs w:val="24"/>
          <w:shd w:val="clear" w:fill="FFFFFF"/>
        </w:rPr>
        <w:t>原则。</w:t>
      </w:r>
      <w:r>
        <w:rPr>
          <w:rStyle w:val="8"/>
          <w:rFonts w:hint="eastAsia" w:ascii="微软雅黑" w:hAnsi="微软雅黑" w:eastAsia="微软雅黑" w:cs="微软雅黑"/>
          <w:b/>
          <w:bCs/>
          <w:i w:val="0"/>
          <w:iCs w:val="0"/>
          <w:caps w:val="0"/>
          <w:color w:val="1F2328"/>
          <w:spacing w:val="0"/>
          <w:sz w:val="24"/>
          <w:szCs w:val="24"/>
          <w:shd w:val="clear" w:fill="FFFFFF"/>
        </w:rPr>
        <w:t>拒绝提供非必要信息，不影响您使用其他功能。</w:t>
      </w:r>
    </w:p>
    <w:p w14:paraId="7F9C9309">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2.1 账号注册与登录（必要功能）</w:t>
      </w:r>
    </w:p>
    <w:p w14:paraId="4B8C9490">
      <w:pPr>
        <w:keepNext w:val="0"/>
        <w:keepLines w:val="0"/>
        <w:widowControl/>
        <w:numPr>
          <w:ilvl w:val="0"/>
          <w:numId w:val="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收集：手机号码</w:t>
      </w:r>
      <w:r>
        <w:rPr>
          <w:rFonts w:hint="eastAsia" w:ascii="微软雅黑" w:hAnsi="微软雅黑" w:eastAsia="微软雅黑" w:cs="微软雅黑"/>
          <w:i w:val="0"/>
          <w:iCs w:val="0"/>
          <w:caps w:val="0"/>
          <w:color w:val="1F2328"/>
          <w:spacing w:val="0"/>
          <w:sz w:val="24"/>
          <w:szCs w:val="24"/>
          <w:shd w:val="clear" w:fill="FFFFFF"/>
        </w:rPr>
        <w:t>（敏感个人信息）。在 iOS / Android App 上，通过您主动输入并经短信验证获得；在微信小程序上，经您点击授权后由微信提供加密的手机号数据，由我们的服务器解密获得。</w:t>
      </w:r>
    </w:p>
    <w:p w14:paraId="75D126FE">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收集：您在本应用内设置的</w:t>
      </w:r>
      <w:r>
        <w:rPr>
          <w:rStyle w:val="8"/>
          <w:rFonts w:hint="eastAsia" w:ascii="微软雅黑" w:hAnsi="微软雅黑" w:eastAsia="微软雅黑" w:cs="微软雅黑"/>
          <w:b/>
          <w:bCs/>
          <w:i w:val="0"/>
          <w:iCs w:val="0"/>
          <w:caps w:val="0"/>
          <w:color w:val="1F2328"/>
          <w:spacing w:val="0"/>
          <w:sz w:val="24"/>
          <w:szCs w:val="24"/>
          <w:shd w:val="clear" w:fill="FFFFFF"/>
        </w:rPr>
        <w:t>昵称、头像</w:t>
      </w:r>
      <w:r>
        <w:rPr>
          <w:rFonts w:hint="eastAsia" w:ascii="微软雅黑" w:hAnsi="微软雅黑" w:eastAsia="微软雅黑" w:cs="微软雅黑"/>
          <w:i w:val="0"/>
          <w:iCs w:val="0"/>
          <w:caps w:val="0"/>
          <w:color w:val="1F2328"/>
          <w:spacing w:val="0"/>
          <w:sz w:val="24"/>
          <w:szCs w:val="24"/>
          <w:shd w:val="clear" w:fill="FFFFFF"/>
        </w:rPr>
        <w:t>（可选，可随时修改或留空）。</w:t>
      </w:r>
    </w:p>
    <w:p w14:paraId="735B3958">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生成并保存：您的账号标识（用户编号）与登录凭证（Token）。</w:t>
      </w:r>
    </w:p>
    <w:p w14:paraId="1C5D741F">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用途：创建并识别您的账号、保存您的设备绑定关系与内容、保障账号安全。</w:t>
      </w:r>
    </w:p>
    <w:p w14:paraId="2FF70298">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说明：</w:t>
      </w:r>
      <w:r>
        <w:rPr>
          <w:rStyle w:val="8"/>
          <w:rFonts w:hint="eastAsia" w:ascii="微软雅黑" w:hAnsi="微软雅黑" w:eastAsia="微软雅黑" w:cs="微软雅黑"/>
          <w:b/>
          <w:bCs/>
          <w:i w:val="0"/>
          <w:iCs w:val="0"/>
          <w:caps w:val="0"/>
          <w:color w:val="1F2328"/>
          <w:spacing w:val="0"/>
          <w:sz w:val="24"/>
          <w:szCs w:val="24"/>
          <w:shd w:val="clear" w:fill="FFFFFF"/>
        </w:rPr>
        <w:t>手机号是账号的唯一标识，不提供将无法注册与登录，也无法使用需要账号的功能</w:t>
      </w:r>
      <w:r>
        <w:rPr>
          <w:rFonts w:hint="eastAsia" w:ascii="微软雅黑" w:hAnsi="微软雅黑" w:eastAsia="微软雅黑" w:cs="微软雅黑"/>
          <w:i w:val="0"/>
          <w:iCs w:val="0"/>
          <w:caps w:val="0"/>
          <w:color w:val="1F2328"/>
          <w:spacing w:val="0"/>
          <w:sz w:val="24"/>
          <w:szCs w:val="24"/>
          <w:shd w:val="clear" w:fill="FFFFFF"/>
        </w:rPr>
        <w:t>（设备绑定、相册、AI、星币）。</w:t>
      </w:r>
    </w:p>
    <w:p w14:paraId="30B36584">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2.2 搜索、绑定与连接电子纸设备（必要功能）</w:t>
      </w:r>
    </w:p>
    <w:p w14:paraId="6EA367B9">
      <w:pPr>
        <w:keepNext w:val="0"/>
        <w:keepLines w:val="0"/>
        <w:widowControl/>
        <w:numPr>
          <w:ilvl w:val="0"/>
          <w:numId w:val="3"/>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权限：蓝牙</w:t>
      </w:r>
      <w:r>
        <w:rPr>
          <w:rFonts w:hint="eastAsia" w:ascii="微软雅黑" w:hAnsi="微软雅黑" w:eastAsia="微软雅黑" w:cs="微软雅黑"/>
          <w:i w:val="0"/>
          <w:iCs w:val="0"/>
          <w:caps w:val="0"/>
          <w:color w:val="1F2328"/>
          <w:spacing w:val="0"/>
          <w:sz w:val="24"/>
          <w:szCs w:val="24"/>
          <w:shd w:val="clear" w:fill="FFFFFF"/>
        </w:rPr>
        <w:t>。用于搜索附近的 BoltStar 设备、与其建立连接并收发指令。</w:t>
      </w:r>
      <w:r>
        <w:rPr>
          <w:rStyle w:val="8"/>
          <w:rFonts w:hint="eastAsia" w:ascii="微软雅黑" w:hAnsi="微软雅黑" w:eastAsia="微软雅黑" w:cs="微软雅黑"/>
          <w:b/>
          <w:bCs/>
          <w:i w:val="0"/>
          <w:iCs w:val="0"/>
          <w:caps w:val="0"/>
          <w:color w:val="1F2328"/>
          <w:spacing w:val="0"/>
          <w:sz w:val="24"/>
          <w:szCs w:val="24"/>
          <w:shd w:val="clear" w:fill="FFFFFF"/>
        </w:rPr>
        <w:t>我们仅扫描本 App 支持的 BoltStar 蓝牙设备</w:t>
      </w:r>
      <w:r>
        <w:rPr>
          <w:rFonts w:hint="eastAsia" w:ascii="微软雅黑" w:hAnsi="微软雅黑" w:eastAsia="微软雅黑" w:cs="微软雅黑"/>
          <w:i w:val="0"/>
          <w:iCs w:val="0"/>
          <w:caps w:val="0"/>
          <w:color w:val="1F2328"/>
          <w:spacing w:val="0"/>
          <w:sz w:val="24"/>
          <w:szCs w:val="24"/>
          <w:shd w:val="clear" w:fill="FFFFFF"/>
        </w:rPr>
        <w:t>，不会扫描或连接其他品牌或类型的蓝牙设备。</w:t>
      </w:r>
    </w:p>
    <w:p w14:paraId="68416F2B">
      <w:pPr>
        <w:keepNext w:val="0"/>
        <w:keepLines w:val="0"/>
        <w:widowControl/>
        <w:numPr>
          <w:ilvl w:val="0"/>
          <w:numId w:val="3"/>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权限：位置</w:t>
      </w:r>
      <w:r>
        <w:rPr>
          <w:rFonts w:hint="eastAsia" w:ascii="微软雅黑" w:hAnsi="微软雅黑" w:eastAsia="微软雅黑" w:cs="微软雅黑"/>
          <w:i w:val="0"/>
          <w:iCs w:val="0"/>
          <w:caps w:val="0"/>
          <w:color w:val="1F2328"/>
          <w:spacing w:val="0"/>
          <w:sz w:val="24"/>
          <w:szCs w:val="24"/>
          <w:shd w:val="clear" w:fill="FFFFFF"/>
        </w:rPr>
        <w:t>。</w:t>
      </w:r>
      <w:ins w:id="21" w:author="小金鱼" w:date="2026-08-28T16:06:01Z">
        <w:r>
          <w:rPr>
            <w:rFonts w:hint="eastAsia" w:ascii="微软雅黑" w:hAnsi="微软雅黑" w:eastAsia="微软雅黑" w:cs="微软雅黑"/>
            <w:i w:val="0"/>
            <w:iCs w:val="0"/>
            <w:caps w:val="0"/>
            <w:color w:val="1F2328"/>
            <w:spacing w:val="0"/>
            <w:sz w:val="24"/>
            <w:szCs w:val="24"/>
            <w:shd w:val="clear" w:fill="FFFFFF"/>
          </w:rPr>
          <w:t>iOS与Android操作系统均要求App取得位置权限后才能扫描附近的低功耗蓝牙设备,我们因此需要申请该权限;本应用仅临时调取系统权限凭证用于蓝牙设备搜索,不会采集、存储、上传、分析您的地理位置坐标与轨迹,也不会将定位权限用于广告、用户画像等其他用途</w:t>
        </w:r>
      </w:ins>
      <w:del w:id="22" w:author="小金鱼" w:date="2026-08-28T16:06:00Z">
        <w:r>
          <w:rPr>
            <w:rStyle w:val="8"/>
            <w:rFonts w:hint="eastAsia" w:ascii="微软雅黑" w:hAnsi="微软雅黑" w:eastAsia="微软雅黑" w:cs="微软雅黑"/>
            <w:b/>
            <w:bCs/>
            <w:i w:val="0"/>
            <w:iCs w:val="0"/>
            <w:caps w:val="0"/>
            <w:color w:val="1F2328"/>
            <w:spacing w:val="0"/>
            <w:sz w:val="24"/>
            <w:szCs w:val="24"/>
            <w:shd w:val="clear" w:fill="FFFFFF"/>
          </w:rPr>
          <w:delText>iOS 与 Android 操作系统均要求 App 取得位置权限后才能扫描附近的低功耗蓝牙设备</w:delText>
        </w:r>
      </w:del>
      <w:del w:id="23" w:author="小金鱼" w:date="2026-08-28T16:06:00Z">
        <w:r>
          <w:rPr>
            <w:rFonts w:hint="eastAsia" w:ascii="微软雅黑" w:hAnsi="微软雅黑" w:eastAsia="微软雅黑" w:cs="微软雅黑"/>
            <w:i w:val="0"/>
            <w:iCs w:val="0"/>
            <w:caps w:val="0"/>
            <w:color w:val="1F2328"/>
            <w:spacing w:val="0"/>
            <w:sz w:val="24"/>
            <w:szCs w:val="24"/>
            <w:shd w:val="clear" w:fill="FFFFFF"/>
          </w:rPr>
          <w:delText>，我们因此需要申请该权限。</w:delText>
        </w:r>
      </w:del>
      <w:del w:id="24" w:author="小金鱼" w:date="2026-08-28T16:06:00Z">
        <w:r>
          <w:rPr>
            <w:rStyle w:val="8"/>
            <w:rFonts w:hint="eastAsia" w:ascii="微软雅黑" w:hAnsi="微软雅黑" w:eastAsia="微软雅黑" w:cs="微软雅黑"/>
            <w:b/>
            <w:bCs/>
            <w:i w:val="0"/>
            <w:iCs w:val="0"/>
            <w:caps w:val="0"/>
            <w:color w:val="1F2328"/>
            <w:spacing w:val="0"/>
            <w:sz w:val="24"/>
            <w:szCs w:val="24"/>
            <w:shd w:val="clear" w:fill="FFFFFF"/>
          </w:rPr>
          <w:delText>我们仅将其用于蓝牙扫描这一目的，不会记录、上传或分析您的位置轨迹</w:delText>
        </w:r>
      </w:del>
      <w:del w:id="25" w:author="小金鱼" w:date="2026-08-28T16:06:00Z">
        <w:r>
          <w:rPr>
            <w:rFonts w:hint="eastAsia" w:ascii="微软雅黑" w:hAnsi="微软雅黑" w:eastAsia="微软雅黑" w:cs="微软雅黑"/>
            <w:i w:val="0"/>
            <w:iCs w:val="0"/>
            <w:caps w:val="0"/>
            <w:color w:val="1F2328"/>
            <w:spacing w:val="0"/>
            <w:sz w:val="24"/>
            <w:szCs w:val="24"/>
            <w:shd w:val="clear" w:fill="FFFFFF"/>
          </w:rPr>
          <w:delText>，也不会将定位结果用于广告或画像</w:delText>
        </w:r>
      </w:del>
      <w:r>
        <w:rPr>
          <w:rFonts w:hint="eastAsia" w:ascii="微软雅黑" w:hAnsi="微软雅黑" w:eastAsia="微软雅黑" w:cs="微软雅黑"/>
          <w:i w:val="0"/>
          <w:iCs w:val="0"/>
          <w:caps w:val="0"/>
          <w:color w:val="1F2328"/>
          <w:spacing w:val="0"/>
          <w:sz w:val="24"/>
          <w:szCs w:val="24"/>
          <w:shd w:val="clear" w:fill="FFFFFF"/>
        </w:rPr>
        <w:t>。</w:t>
      </w:r>
    </w:p>
    <w:p w14:paraId="110BB4F0">
      <w:pPr>
        <w:keepNext w:val="0"/>
        <w:keepLines w:val="0"/>
        <w:widowControl/>
        <w:numPr>
          <w:ilvl w:val="0"/>
          <w:numId w:val="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收集（来自设备本身，非来自您的手机）：设备硬件 ID（序列号）、设备型号与屏幕规格、固件版本号、电池电量、设备内图片存储位状态。</w:t>
      </w:r>
    </w:p>
    <w:p w14:paraId="19440280">
      <w:pPr>
        <w:keepNext w:val="0"/>
        <w:keepLines w:val="0"/>
        <w:widowControl/>
        <w:numPr>
          <w:ilvl w:val="0"/>
          <w:numId w:val="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收集：您为设备设置的名称、轮播播放模式与切换间隔。</w:t>
      </w:r>
    </w:p>
    <w:p w14:paraId="6209B2A0">
      <w:pPr>
        <w:keepNext w:val="0"/>
        <w:keepLines w:val="0"/>
        <w:widowControl/>
        <w:numPr>
          <w:ilvl w:val="0"/>
          <w:numId w:val="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用途：把设备与您的账号绑定、在应用内展示设备状态、正确地向设备传输与删除图片、判断是否需要固件升级。</w:t>
      </w:r>
    </w:p>
    <w:p w14:paraId="006719B7">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2.3 照片投屏与“我的相册”（核心功能）</w:t>
      </w:r>
    </w:p>
    <w:p w14:paraId="46B6624B">
      <w:pPr>
        <w:keepNext w:val="0"/>
        <w:keepLines w:val="0"/>
        <w:widowControl/>
        <w:numPr>
          <w:ilvl w:val="0"/>
          <w:numId w:val="4"/>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权限：相册（读取）</w:t>
      </w:r>
      <w:r>
        <w:rPr>
          <w:rFonts w:hint="eastAsia" w:ascii="微软雅黑" w:hAnsi="微软雅黑" w:eastAsia="微软雅黑" w:cs="微软雅黑"/>
          <w:i w:val="0"/>
          <w:iCs w:val="0"/>
          <w:caps w:val="0"/>
          <w:color w:val="1F2328"/>
          <w:spacing w:val="0"/>
          <w:sz w:val="24"/>
          <w:szCs w:val="24"/>
          <w:shd w:val="clear" w:fill="FFFFFF"/>
        </w:rPr>
        <w:t>。仅在您主动点击“选择照片”时打开系统选择器；</w:t>
      </w:r>
      <w:r>
        <w:rPr>
          <w:rStyle w:val="8"/>
          <w:rFonts w:hint="eastAsia" w:ascii="微软雅黑" w:hAnsi="微软雅黑" w:eastAsia="微软雅黑" w:cs="微软雅黑"/>
          <w:b/>
          <w:bCs/>
          <w:i w:val="0"/>
          <w:iCs w:val="0"/>
          <w:caps w:val="0"/>
          <w:color w:val="1F2328"/>
          <w:spacing w:val="0"/>
          <w:sz w:val="24"/>
          <w:szCs w:val="24"/>
          <w:shd w:val="clear" w:fill="FFFFFF"/>
        </w:rPr>
        <w:t>我们只接收您本次主动勾选的照片，不会读取、扫描或上传您相册中的其他照片。</w:t>
      </w:r>
    </w:p>
    <w:p w14:paraId="125009A3">
      <w:pPr>
        <w:keepNext w:val="0"/>
        <w:keepLines w:val="0"/>
        <w:widowControl/>
        <w:numPr>
          <w:ilvl w:val="0"/>
          <w:numId w:val="4"/>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收集与处理：您选择的照片将在您的手机上被裁切、压缩与转换为设备可显示的画面格式；为完成转换与建立投屏记录，照片会上传至我们的服务器及图像处理服务（见第五节），随后通过蓝牙传输到您的设备。</w:t>
      </w:r>
    </w:p>
    <w:p w14:paraId="3F63898B">
      <w:pPr>
        <w:keepNext w:val="0"/>
        <w:keepLines w:val="0"/>
        <w:widowControl/>
        <w:numPr>
          <w:ilvl w:val="0"/>
          <w:numId w:val="4"/>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收集：投屏记录（时间、目标设备、图片在设备中的存储位、结果状态）。</w:t>
      </w:r>
    </w:p>
    <w:p w14:paraId="1ED52FD8">
      <w:pPr>
        <w:keepNext w:val="0"/>
        <w:keepLines w:val="0"/>
        <w:widowControl/>
        <w:numPr>
          <w:ilvl w:val="0"/>
          <w:numId w:val="4"/>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用途：完成投屏、在“我的相册”中向您展示与管理已投屏的照片、支持删除设备中的照片。</w:t>
      </w:r>
    </w:p>
    <w:p w14:paraId="079D25EF">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2.4 AI 创作（可选功能）</w:t>
      </w:r>
    </w:p>
    <w:p w14:paraId="6366069F">
      <w:pPr>
        <w:keepNext w:val="0"/>
        <w:keepLines w:val="0"/>
        <w:widowControl/>
        <w:numPr>
          <w:ilvl w:val="0"/>
          <w:numId w:val="5"/>
        </w:numPr>
        <w:suppressLineNumbers w:val="0"/>
        <w:spacing w:before="60" w:beforeAutospacing="0" w:after="60" w:afterAutospacing="0"/>
        <w:ind w:left="0" w:right="0" w:hanging="360"/>
        <w:rPr>
          <w:ins w:id="26" w:author="小金鱼" w:date="2026-08-28T16:08:10Z"/>
          <w:color w:val="1F2328"/>
        </w:rPr>
      </w:pPr>
      <w:r>
        <w:rPr>
          <w:rFonts w:hint="eastAsia" w:ascii="微软雅黑" w:hAnsi="微软雅黑" w:eastAsia="微软雅黑" w:cs="微软雅黑"/>
          <w:i w:val="0"/>
          <w:iCs w:val="0"/>
          <w:caps w:val="0"/>
          <w:color w:val="1F2328"/>
          <w:spacing w:val="0"/>
          <w:sz w:val="24"/>
          <w:szCs w:val="24"/>
          <w:shd w:val="clear" w:fill="FFFFFF"/>
        </w:rPr>
        <w:t>收集：您在 AI 对话中</w:t>
      </w:r>
      <w:r>
        <w:rPr>
          <w:rStyle w:val="8"/>
          <w:rFonts w:hint="eastAsia" w:ascii="微软雅黑" w:hAnsi="微软雅黑" w:eastAsia="微软雅黑" w:cs="微软雅黑"/>
          <w:b/>
          <w:bCs/>
          <w:i w:val="0"/>
          <w:iCs w:val="0"/>
          <w:caps w:val="0"/>
          <w:color w:val="1F2328"/>
          <w:spacing w:val="0"/>
          <w:sz w:val="24"/>
          <w:szCs w:val="24"/>
          <w:shd w:val="clear" w:fill="FFFFFF"/>
        </w:rPr>
        <w:t>主动输入的文字</w:t>
      </w:r>
      <w:r>
        <w:rPr>
          <w:rFonts w:hint="eastAsia" w:ascii="微软雅黑" w:hAnsi="微软雅黑" w:eastAsia="微软雅黑" w:cs="微软雅黑"/>
          <w:i w:val="0"/>
          <w:iCs w:val="0"/>
          <w:caps w:val="0"/>
          <w:color w:val="1F2328"/>
          <w:spacing w:val="0"/>
          <w:sz w:val="24"/>
          <w:szCs w:val="24"/>
          <w:shd w:val="clear" w:fill="FFFFFF"/>
        </w:rPr>
        <w:t>、</w:t>
      </w:r>
      <w:r>
        <w:rPr>
          <w:rStyle w:val="8"/>
          <w:rFonts w:hint="eastAsia" w:ascii="微软雅黑" w:hAnsi="微软雅黑" w:eastAsia="微软雅黑" w:cs="微软雅黑"/>
          <w:b/>
          <w:bCs/>
          <w:i w:val="0"/>
          <w:iCs w:val="0"/>
          <w:caps w:val="0"/>
          <w:color w:val="1F2328"/>
          <w:spacing w:val="0"/>
          <w:sz w:val="24"/>
          <w:szCs w:val="24"/>
          <w:shd w:val="clear" w:fill="FFFFFF"/>
        </w:rPr>
        <w:t>主动上传的图片</w:t>
      </w:r>
      <w:r>
        <w:rPr>
          <w:rFonts w:hint="eastAsia" w:ascii="微软雅黑" w:hAnsi="微软雅黑" w:eastAsia="微软雅黑" w:cs="微软雅黑"/>
          <w:i w:val="0"/>
          <w:iCs w:val="0"/>
          <w:caps w:val="0"/>
          <w:color w:val="1F2328"/>
          <w:spacing w:val="0"/>
          <w:sz w:val="24"/>
          <w:szCs w:val="24"/>
          <w:shd w:val="clear" w:fill="FFFFFF"/>
        </w:rPr>
        <w:t>（来自相册或相机）。</w:t>
      </w:r>
    </w:p>
    <w:p w14:paraId="33D85CAD">
      <w:pPr>
        <w:keepNext w:val="0"/>
        <w:keepLines w:val="0"/>
        <w:widowControl/>
        <w:numPr>
          <w:ilvl w:val="0"/>
          <w:numId w:val="5"/>
        </w:numPr>
        <w:suppressLineNumbers w:val="0"/>
        <w:spacing w:before="60" w:beforeAutospacing="0" w:after="60" w:afterAutospacing="0"/>
        <w:ind w:left="0" w:right="0" w:hanging="360"/>
        <w:rPr>
          <w:del w:id="27" w:author="小金鱼" w:date="2026-08-28T16:08:07Z"/>
          <w:color w:val="1F2328"/>
        </w:rPr>
      </w:pPr>
    </w:p>
    <w:p w14:paraId="4CDA0968">
      <w:pPr>
        <w:keepNext w:val="0"/>
        <w:keepLines w:val="0"/>
        <w:widowControl/>
        <w:numPr>
          <w:ilvl w:val="0"/>
          <w:numId w:val="5"/>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权限：麦克风</w:t>
      </w:r>
      <w:r>
        <w:rPr>
          <w:rFonts w:hint="eastAsia" w:ascii="微软雅黑" w:hAnsi="微软雅黑" w:eastAsia="微软雅黑" w:cs="微软雅黑"/>
          <w:i w:val="0"/>
          <w:iCs w:val="0"/>
          <w:caps w:val="0"/>
          <w:color w:val="1F2328"/>
          <w:spacing w:val="0"/>
          <w:sz w:val="24"/>
          <w:szCs w:val="24"/>
          <w:shd w:val="clear" w:fill="FFFFFF"/>
        </w:rPr>
        <w:t>（可选）。仅在您</w:t>
      </w:r>
      <w:r>
        <w:rPr>
          <w:rStyle w:val="8"/>
          <w:rFonts w:hint="eastAsia" w:ascii="微软雅黑" w:hAnsi="微软雅黑" w:eastAsia="微软雅黑" w:cs="微软雅黑"/>
          <w:b/>
          <w:bCs/>
          <w:i w:val="0"/>
          <w:iCs w:val="0"/>
          <w:caps w:val="0"/>
          <w:color w:val="1F2328"/>
          <w:spacing w:val="0"/>
          <w:sz w:val="24"/>
          <w:szCs w:val="24"/>
          <w:shd w:val="clear" w:fill="FFFFFF"/>
        </w:rPr>
        <w:t>按住“按住说话”按钮期间</w:t>
      </w:r>
      <w:r>
        <w:rPr>
          <w:rFonts w:hint="eastAsia" w:ascii="微软雅黑" w:hAnsi="微软雅黑" w:eastAsia="微软雅黑" w:cs="微软雅黑"/>
          <w:i w:val="0"/>
          <w:iCs w:val="0"/>
          <w:caps w:val="0"/>
          <w:color w:val="1F2328"/>
          <w:spacing w:val="0"/>
          <w:sz w:val="24"/>
          <w:szCs w:val="24"/>
          <w:shd w:val="clear" w:fill="FFFFFF"/>
        </w:rPr>
        <w:t>录音，用于将语音转写为文字后填入对话；</w:t>
      </w:r>
      <w:r>
        <w:rPr>
          <w:rStyle w:val="8"/>
          <w:rFonts w:hint="eastAsia" w:ascii="微软雅黑" w:hAnsi="微软雅黑" w:eastAsia="微软雅黑" w:cs="微软雅黑"/>
          <w:b/>
          <w:bCs/>
          <w:i w:val="0"/>
          <w:iCs w:val="0"/>
          <w:caps w:val="0"/>
          <w:color w:val="1F2328"/>
          <w:spacing w:val="0"/>
          <w:sz w:val="24"/>
          <w:szCs w:val="24"/>
          <w:shd w:val="clear" w:fill="FFFFFF"/>
        </w:rPr>
        <w:t>松手即停止，</w:t>
      </w:r>
      <w:ins w:id="28" w:author="小金鱼" w:date="2026-08-28T16:07:43Z">
        <w:r>
          <w:rPr>
            <w:rFonts w:ascii="宋体" w:hAnsi="宋体" w:eastAsia="宋体" w:cs="宋体"/>
            <w:kern w:val="0"/>
            <w:sz w:val="24"/>
            <w:szCs w:val="24"/>
            <w:lang w:val="en-US" w:eastAsia="zh-CN" w:bidi="ar"/>
          </w:rPr>
          <w:t>语音转写过程在您的设备本地完成，录音数据不会上传至我们的服务器。</w:t>
        </w:r>
      </w:ins>
      <w:del w:id="29" w:author="小金鱼" w:date="2026-08-28T16:07:43Z">
        <w:r>
          <w:rPr>
            <w:rStyle w:val="8"/>
            <w:rFonts w:hint="eastAsia" w:ascii="微软雅黑" w:hAnsi="微软雅黑" w:eastAsia="微软雅黑" w:cs="微软雅黑"/>
            <w:b/>
            <w:bCs/>
            <w:i w:val="0"/>
            <w:iCs w:val="0"/>
            <w:caps w:val="0"/>
            <w:color w:val="1F2328"/>
            <w:spacing w:val="0"/>
            <w:sz w:val="24"/>
            <w:szCs w:val="24"/>
            <w:shd w:val="clear" w:fill="FFFFFF"/>
          </w:rPr>
          <w:delText>我们不保存录音文件</w:delText>
        </w:r>
      </w:del>
      <w:del w:id="30" w:author="小金鱼" w:date="2026-08-28T16:07:49Z">
        <w:r>
          <w:rPr>
            <w:rFonts w:hint="eastAsia" w:ascii="微软雅黑" w:hAnsi="微软雅黑" w:eastAsia="微软雅黑" w:cs="微软雅黑"/>
            <w:i w:val="0"/>
            <w:iCs w:val="0"/>
            <w:caps w:val="0"/>
            <w:color w:val="1F2328"/>
            <w:spacing w:val="0"/>
            <w:sz w:val="24"/>
            <w:szCs w:val="24"/>
            <w:shd w:val="clear" w:fill="FFFFFF"/>
          </w:rPr>
          <w:delText>。</w:delText>
        </w:r>
      </w:del>
    </w:p>
    <w:p w14:paraId="19813014">
      <w:pPr>
        <w:keepNext w:val="0"/>
        <w:keepLines w:val="0"/>
        <w:widowControl/>
        <w:numPr>
          <w:ilvl w:val="0"/>
          <w:numId w:val="5"/>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权限：相机</w:t>
      </w:r>
      <w:r>
        <w:rPr>
          <w:rFonts w:hint="eastAsia" w:ascii="微软雅黑" w:hAnsi="微软雅黑" w:eastAsia="微软雅黑" w:cs="微软雅黑"/>
          <w:i w:val="0"/>
          <w:iCs w:val="0"/>
          <w:caps w:val="0"/>
          <w:color w:val="1F2328"/>
          <w:spacing w:val="0"/>
          <w:sz w:val="24"/>
          <w:szCs w:val="24"/>
          <w:shd w:val="clear" w:fill="FFFFFF"/>
        </w:rPr>
        <w:t>（可选）。仅在您主动选择“拍照”时调用。</w:t>
      </w:r>
    </w:p>
    <w:p w14:paraId="67366F05">
      <w:pPr>
        <w:keepNext w:val="0"/>
        <w:keepLines w:val="0"/>
        <w:widowControl/>
        <w:numPr>
          <w:ilvl w:val="0"/>
          <w:numId w:val="5"/>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权限：相册（写入）</w:t>
      </w:r>
      <w:r>
        <w:rPr>
          <w:rFonts w:hint="eastAsia" w:ascii="微软雅黑" w:hAnsi="微软雅黑" w:eastAsia="微软雅黑" w:cs="微软雅黑"/>
          <w:i w:val="0"/>
          <w:iCs w:val="0"/>
          <w:caps w:val="0"/>
          <w:color w:val="1F2328"/>
          <w:spacing w:val="0"/>
          <w:sz w:val="24"/>
          <w:szCs w:val="24"/>
          <w:shd w:val="clear" w:fill="FFFFFF"/>
        </w:rPr>
        <w:t>（可选）。仅在您主动点击“保存图片”时，将 AI 生成的图片保存到您的相册。</w:t>
      </w:r>
    </w:p>
    <w:p w14:paraId="42391E0B">
      <w:pPr>
        <w:keepNext w:val="0"/>
        <w:keepLines w:val="0"/>
        <w:widowControl/>
        <w:numPr>
          <w:ilvl w:val="0"/>
          <w:numId w:val="5"/>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共享：为生成结果，上述文字与图片将传输至</w:t>
      </w:r>
      <w:r>
        <w:rPr>
          <w:rStyle w:val="8"/>
          <w:rFonts w:hint="eastAsia" w:ascii="微软雅黑" w:hAnsi="微软雅黑" w:eastAsia="微软雅黑" w:cs="微软雅黑"/>
          <w:b/>
          <w:bCs/>
          <w:i w:val="0"/>
          <w:iCs w:val="0"/>
          <w:caps w:val="0"/>
          <w:color w:val="1F2328"/>
          <w:spacing w:val="0"/>
          <w:sz w:val="24"/>
          <w:szCs w:val="24"/>
          <w:shd w:val="clear" w:fill="FFFFFF"/>
        </w:rPr>
        <w:t>“火山引擎”AI 服务（由北京火山引擎科技有限公司提供）</w:t>
      </w:r>
      <w:r>
        <w:rPr>
          <w:rFonts w:hint="eastAsia" w:ascii="微软雅黑" w:hAnsi="微软雅黑" w:eastAsia="微软雅黑" w:cs="微软雅黑"/>
          <w:i w:val="0"/>
          <w:iCs w:val="0"/>
          <w:caps w:val="0"/>
          <w:color w:val="1F2328"/>
          <w:spacing w:val="0"/>
          <w:sz w:val="24"/>
          <w:szCs w:val="24"/>
          <w:shd w:val="clear" w:fill="FFFFFF"/>
        </w:rPr>
        <w:t>进行处理。</w:t>
      </w:r>
      <w:r>
        <w:rPr>
          <w:rStyle w:val="8"/>
          <w:rFonts w:hint="eastAsia" w:ascii="微软雅黑" w:hAnsi="微软雅黑" w:eastAsia="微软雅黑" w:cs="微软雅黑"/>
          <w:b/>
          <w:bCs/>
          <w:i w:val="0"/>
          <w:iCs w:val="0"/>
          <w:caps w:val="0"/>
          <w:color w:val="1F2328"/>
          <w:spacing w:val="0"/>
          <w:sz w:val="24"/>
          <w:szCs w:val="24"/>
          <w:shd w:val="clear" w:fill="FFFFFF"/>
        </w:rPr>
        <w:t>该等内容仅用于处理您本次请求，不会被用于模型训练。</w:t>
      </w:r>
    </w:p>
    <w:p w14:paraId="7751AA3A">
      <w:pPr>
        <w:keepNext w:val="0"/>
        <w:keepLines w:val="0"/>
        <w:widowControl/>
        <w:numPr>
          <w:ilvl w:val="0"/>
          <w:numId w:val="5"/>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收集：AI 会话记录（您的提问、AI 的回复与生成图片的地址），用于在应用内向您回看历史。</w:t>
      </w:r>
      <w:r>
        <w:rPr>
          <w:rStyle w:val="8"/>
          <w:rFonts w:hint="eastAsia" w:ascii="微软雅黑" w:hAnsi="微软雅黑" w:eastAsia="微软雅黑" w:cs="微软雅黑"/>
          <w:b/>
          <w:bCs/>
          <w:i w:val="0"/>
          <w:iCs w:val="0"/>
          <w:caps w:val="0"/>
          <w:color w:val="1F2328"/>
          <w:spacing w:val="0"/>
          <w:sz w:val="24"/>
          <w:szCs w:val="24"/>
          <w:shd w:val="clear" w:fill="FFFFFF"/>
        </w:rPr>
        <w:t>会话记录在服务端仅保留最近 7 天</w:t>
      </w:r>
      <w:r>
        <w:rPr>
          <w:rFonts w:hint="eastAsia" w:ascii="微软雅黑" w:hAnsi="微软雅黑" w:eastAsia="微软雅黑" w:cs="微软雅黑"/>
          <w:i w:val="0"/>
          <w:iCs w:val="0"/>
          <w:caps w:val="0"/>
          <w:color w:val="1F2328"/>
          <w:spacing w:val="0"/>
          <w:sz w:val="24"/>
          <w:szCs w:val="24"/>
          <w:shd w:val="clear" w:fill="FFFFFF"/>
        </w:rPr>
        <w:t>，到期自动清除。</w:t>
      </w:r>
    </w:p>
    <w:p w14:paraId="62A69A09">
      <w:pPr>
        <w:keepNext w:val="0"/>
        <w:keepLines w:val="0"/>
        <w:widowControl/>
        <w:numPr>
          <w:ilvl w:val="0"/>
          <w:numId w:val="5"/>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说明：</w:t>
      </w:r>
      <w:r>
        <w:rPr>
          <w:rStyle w:val="8"/>
          <w:rFonts w:hint="eastAsia" w:ascii="微软雅黑" w:hAnsi="微软雅黑" w:eastAsia="微软雅黑" w:cs="微软雅黑"/>
          <w:b/>
          <w:bCs/>
          <w:i w:val="0"/>
          <w:iCs w:val="0"/>
          <w:caps w:val="0"/>
          <w:color w:val="1F2328"/>
          <w:spacing w:val="0"/>
          <w:sz w:val="24"/>
          <w:szCs w:val="24"/>
          <w:shd w:val="clear" w:fill="FFFFFF"/>
        </w:rPr>
        <w:t>首次使用 AI 功能前，我们会单独弹窗告知并征得您的同意；您拒绝的，不影响本应用其他功能的使用。</w:t>
      </w:r>
    </w:p>
    <w:p w14:paraId="4E5154ED">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2.5 星币购买与消费（可选功能）</w:t>
      </w:r>
    </w:p>
    <w:p w14:paraId="441B304B">
      <w:pPr>
        <w:keepNext w:val="0"/>
        <w:keepLines w:val="0"/>
        <w:widowControl/>
        <w:numPr>
          <w:ilvl w:val="0"/>
          <w:numId w:val="6"/>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收集：您的星币余额、订单编号、购买与消费流水记录。</w:t>
      </w:r>
    </w:p>
    <w:p w14:paraId="0E97900C">
      <w:pPr>
        <w:keepNext w:val="0"/>
        <w:keepLines w:val="0"/>
        <w:widowControl/>
        <w:numPr>
          <w:ilvl w:val="0"/>
          <w:numId w:val="6"/>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说明：</w:t>
      </w:r>
      <w:r>
        <w:rPr>
          <w:rStyle w:val="8"/>
          <w:rFonts w:hint="eastAsia" w:ascii="微软雅黑" w:hAnsi="微软雅黑" w:eastAsia="微软雅黑" w:cs="微软雅黑"/>
          <w:b/>
          <w:bCs/>
          <w:i w:val="0"/>
          <w:iCs w:val="0"/>
          <w:caps w:val="0"/>
          <w:color w:val="1F2328"/>
          <w:spacing w:val="0"/>
          <w:sz w:val="24"/>
          <w:szCs w:val="24"/>
          <w:shd w:val="clear" w:fill="FFFFFF"/>
        </w:rPr>
        <w:t>支付过程由第三方支付渠道完成</w:t>
      </w:r>
      <w:r>
        <w:rPr>
          <w:rFonts w:hint="eastAsia" w:ascii="微软雅黑" w:hAnsi="微软雅黑" w:eastAsia="微软雅黑" w:cs="微软雅黑"/>
          <w:i w:val="0"/>
          <w:iCs w:val="0"/>
          <w:caps w:val="0"/>
          <w:color w:val="1F2328"/>
          <w:spacing w:val="0"/>
          <w:sz w:val="24"/>
          <w:szCs w:val="24"/>
          <w:shd w:val="clear" w:fill="FFFFFF"/>
        </w:rPr>
        <w:t>——在 iOS 上通过 Apple 内购（App Store）、在微信小程序内通过微信虚拟支付。</w:t>
      </w:r>
      <w:r>
        <w:rPr>
          <w:rStyle w:val="8"/>
          <w:rFonts w:hint="eastAsia" w:ascii="微软雅黑" w:hAnsi="微软雅黑" w:eastAsia="微软雅黑" w:cs="微软雅黑"/>
          <w:b/>
          <w:bCs/>
          <w:i w:val="0"/>
          <w:iCs w:val="0"/>
          <w:caps w:val="0"/>
          <w:color w:val="1F2328"/>
          <w:spacing w:val="0"/>
          <w:sz w:val="24"/>
          <w:szCs w:val="24"/>
          <w:shd w:val="clear" w:fill="FFFFFF"/>
        </w:rPr>
        <w:t>我们不会收集、也无法接触您的银行卡号、支付密码等支付账户信息</w:t>
      </w:r>
      <w:r>
        <w:rPr>
          <w:rFonts w:hint="eastAsia" w:ascii="微软雅黑" w:hAnsi="微软雅黑" w:eastAsia="微软雅黑" w:cs="微软雅黑"/>
          <w:i w:val="0"/>
          <w:iCs w:val="0"/>
          <w:caps w:val="0"/>
          <w:color w:val="1F2328"/>
          <w:spacing w:val="0"/>
          <w:sz w:val="24"/>
          <w:szCs w:val="24"/>
          <w:shd w:val="clear" w:fill="FFFFFF"/>
        </w:rPr>
        <w:t>，仅从渠道接收支付结果与订单号用于到账入账。</w:t>
      </w:r>
    </w:p>
    <w:p w14:paraId="08F77BD8">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2.6 固件升级（必要功能）</w:t>
      </w:r>
    </w:p>
    <w:p w14:paraId="391C3CEC">
      <w:pPr>
        <w:keepNext w:val="0"/>
        <w:keepLines w:val="0"/>
        <w:widowControl/>
        <w:numPr>
          <w:ilvl w:val="0"/>
          <w:numId w:val="7"/>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收集：设备当前固件版本、升级过程中的进度与结果状态。</w:t>
      </w:r>
    </w:p>
    <w:p w14:paraId="08D52E2C">
      <w:pPr>
        <w:keepNext w:val="0"/>
        <w:keepLines w:val="0"/>
        <w:widowControl/>
        <w:numPr>
          <w:ilvl w:val="0"/>
          <w:numId w:val="7"/>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用途：判断是否有可用新版本、向设备传输固件包、在失败时向您展示原因。</w:t>
      </w:r>
    </w:p>
    <w:p w14:paraId="38FDB84E">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2.7 安全与故障排查（必要功能）</w:t>
      </w:r>
    </w:p>
    <w:p w14:paraId="53C407F2">
      <w:pPr>
        <w:keepNext w:val="0"/>
        <w:keepLines w:val="0"/>
        <w:widowControl/>
        <w:numPr>
          <w:ilvl w:val="0"/>
          <w:numId w:val="8"/>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收集：</w:t>
      </w:r>
      <w:r>
        <w:rPr>
          <w:rStyle w:val="8"/>
          <w:rFonts w:hint="eastAsia" w:ascii="微软雅黑" w:hAnsi="微软雅黑" w:eastAsia="微软雅黑" w:cs="微软雅黑"/>
          <w:b/>
          <w:bCs/>
          <w:i w:val="0"/>
          <w:iCs w:val="0"/>
          <w:caps w:val="0"/>
          <w:color w:val="1F2328"/>
          <w:spacing w:val="0"/>
          <w:sz w:val="24"/>
          <w:szCs w:val="24"/>
          <w:shd w:val="clear" w:fill="FFFFFF"/>
        </w:rPr>
        <w:t>终端设备信息</w:t>
      </w:r>
      <w:r>
        <w:rPr>
          <w:rFonts w:hint="eastAsia" w:ascii="微软雅黑" w:hAnsi="微软雅黑" w:eastAsia="微软雅黑" w:cs="微软雅黑"/>
          <w:i w:val="0"/>
          <w:iCs w:val="0"/>
          <w:caps w:val="0"/>
          <w:color w:val="1F2328"/>
          <w:spacing w:val="0"/>
          <w:sz w:val="24"/>
          <w:szCs w:val="24"/>
          <w:shd w:val="clear" w:fill="FFFFFF"/>
        </w:rPr>
        <w:t>（手机型号、操作系统类型与版本、平台标识、网络状态）与</w:t>
      </w:r>
      <w:r>
        <w:rPr>
          <w:rStyle w:val="8"/>
          <w:rFonts w:hint="eastAsia" w:ascii="微软雅黑" w:hAnsi="微软雅黑" w:eastAsia="微软雅黑" w:cs="微软雅黑"/>
          <w:b/>
          <w:bCs/>
          <w:i w:val="0"/>
          <w:iCs w:val="0"/>
          <w:caps w:val="0"/>
          <w:color w:val="1F2328"/>
          <w:spacing w:val="0"/>
          <w:sz w:val="24"/>
          <w:szCs w:val="24"/>
          <w:shd w:val="clear" w:fill="FFFFFF"/>
        </w:rPr>
        <w:t>运行日志</w:t>
      </w:r>
      <w:r>
        <w:rPr>
          <w:rFonts w:hint="eastAsia" w:ascii="微软雅黑" w:hAnsi="微软雅黑" w:eastAsia="微软雅黑" w:cs="微软雅黑"/>
          <w:i w:val="0"/>
          <w:iCs w:val="0"/>
          <w:caps w:val="0"/>
          <w:color w:val="1F2328"/>
          <w:spacing w:val="0"/>
          <w:sz w:val="24"/>
          <w:szCs w:val="24"/>
          <w:shd w:val="clear" w:fill="FFFFFF"/>
        </w:rPr>
        <w:t>（功能调用时间、错误码、蓝牙与投屏过程中的异常信息）。</w:t>
      </w:r>
    </w:p>
    <w:p w14:paraId="4B1485F4">
      <w:pPr>
        <w:keepNext w:val="0"/>
        <w:keepLines w:val="0"/>
        <w:widowControl/>
        <w:numPr>
          <w:ilvl w:val="0"/>
          <w:numId w:val="8"/>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用途：适配不同机型的蓝牙参数、识别与定位故障、保障服务与账号安全。这类信息不用于识别您的个人身份，也不用于广告。</w:t>
      </w:r>
    </w:p>
    <w:p w14:paraId="13A3AD8E">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2.8 征得同意的例外</w:t>
      </w:r>
    </w:p>
    <w:p w14:paraId="7B81FD66">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根据法律法规，以下情形我们收集与使用您的信息无需事先征得您的同意：为订立、履行您作为一方当事人的合同所必需；为履行法定职责或法定义务所必需；为应对突发公共卫生事件或紧急情况下保护自然人生命健康和财产安全所必需；在合理范围内处理您自行公开或其他已合法公开的信息；法律、行政法规规定的其他情形。</w:t>
      </w:r>
    </w:p>
    <w:p w14:paraId="5A40847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三、我们调用的系统权限</w:t>
      </w:r>
    </w:p>
    <w:p w14:paraId="2833B1E4">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所有权限均在您首次使用对应功能时才向您申请，不会在启动时一次性索取；您可以随时拒绝或撤回，拒绝仅影响该项功能，不影响其他功能。</w:t>
      </w:r>
    </w:p>
    <w:tbl>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4"/>
        <w:gridCol w:w="6775"/>
        <w:gridCol w:w="4001"/>
      </w:tblGrid>
      <w:tr w14:paraId="5C063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4F9E305A">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权限</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4062C694">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使用场景与目的</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7918807C">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拒绝的影响</w:t>
            </w:r>
          </w:p>
        </w:tc>
      </w:tr>
      <w:tr w14:paraId="1DC1F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46FA6CA">
            <w:pPr>
              <w:keepNext w:val="0"/>
              <w:keepLines w:val="0"/>
              <w:widowControl/>
              <w:suppressLineNumbers w:val="0"/>
              <w:jc w:val="left"/>
              <w:textAlignment w:val="top"/>
              <w:rPr>
                <w:sz w:val="21"/>
                <w:szCs w:val="21"/>
              </w:rPr>
            </w:pPr>
            <w:r>
              <w:rPr>
                <w:rStyle w:val="8"/>
                <w:rFonts w:ascii="宋体" w:hAnsi="宋体" w:eastAsia="宋体" w:cs="宋体"/>
                <w:b/>
                <w:bCs/>
                <w:kern w:val="0"/>
                <w:sz w:val="21"/>
                <w:szCs w:val="21"/>
                <w:lang w:val="en-US" w:eastAsia="zh-CN" w:bidi="ar"/>
              </w:rPr>
              <w:t>蓝牙</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D85032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搜索、绑定、连接 BoltStar 电子纸相框；传输照片与固件；读取设备电量与状态</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F43BCF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无法搜索与连接设备，投屏、设备管理、固件升级均不可用</w:t>
            </w:r>
          </w:p>
        </w:tc>
      </w:tr>
      <w:tr w14:paraId="753E0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867C404">
            <w:pPr>
              <w:keepNext w:val="0"/>
              <w:keepLines w:val="0"/>
              <w:widowControl/>
              <w:suppressLineNumbers w:val="0"/>
              <w:jc w:val="left"/>
              <w:textAlignment w:val="top"/>
              <w:rPr>
                <w:sz w:val="21"/>
                <w:szCs w:val="21"/>
              </w:rPr>
            </w:pPr>
            <w:r>
              <w:rPr>
                <w:rStyle w:val="8"/>
                <w:rFonts w:ascii="宋体" w:hAnsi="宋体" w:eastAsia="宋体" w:cs="宋体"/>
                <w:b/>
                <w:bCs/>
                <w:kern w:val="0"/>
                <w:sz w:val="21"/>
                <w:szCs w:val="21"/>
                <w:lang w:val="en-US" w:eastAsia="zh-CN" w:bidi="ar"/>
              </w:rPr>
              <w:t>位置（使用期间）</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7633A68">
            <w:pPr>
              <w:keepNext w:val="0"/>
              <w:keepLines w:val="0"/>
              <w:widowControl/>
              <w:suppressLineNumbers w:val="0"/>
              <w:jc w:val="left"/>
              <w:textAlignment w:val="top"/>
              <w:rPr>
                <w:sz w:val="21"/>
                <w:szCs w:val="21"/>
              </w:rPr>
            </w:pPr>
            <w:r>
              <w:rPr>
                <w:rStyle w:val="8"/>
                <w:rFonts w:ascii="宋体" w:hAnsi="宋体" w:eastAsia="宋体" w:cs="宋体"/>
                <w:b/>
                <w:bCs/>
                <w:kern w:val="0"/>
                <w:sz w:val="21"/>
                <w:szCs w:val="21"/>
                <w:lang w:val="en-US" w:eastAsia="zh-CN" w:bidi="ar"/>
              </w:rPr>
              <w:t>系统规定：扫描附近低功耗蓝牙设备必须具备位置权限</w:t>
            </w:r>
            <w:r>
              <w:rPr>
                <w:rFonts w:ascii="宋体" w:hAnsi="宋体" w:eastAsia="宋体" w:cs="宋体"/>
                <w:kern w:val="0"/>
                <w:sz w:val="21"/>
                <w:szCs w:val="21"/>
                <w:lang w:val="en-US" w:eastAsia="zh-CN" w:bidi="ar"/>
              </w:rPr>
              <w:t>。仅用于蓝牙扫描，不采集轨迹、不用于画像或广告</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D90623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无法扫描到附近设备，无法完成绑定与重新连接</w:t>
            </w:r>
          </w:p>
        </w:tc>
      </w:tr>
      <w:tr w14:paraId="676A4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AF642E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相册（读取）</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248341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您主动选择要投屏的照片、或在 AI 对话中上传图片</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00E966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无法从相册选图，可改用拍照或使用官方图库</w:t>
            </w:r>
          </w:p>
        </w:tc>
      </w:tr>
      <w:tr w14:paraId="4E58E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CEF49F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相册（写入）</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AC04E2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您主动点击保存时，将 AI 生成的图片存入相册</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F41DD1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无法保存图片到相册，不影响生成与投屏</w:t>
            </w:r>
          </w:p>
        </w:tc>
      </w:tr>
      <w:tr w14:paraId="7808D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BF0E69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相机</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E8CC42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您在 AI 对话中主动选择“拍照”上传</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A9BC2C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无法拍照上传，可改为从相册选择</w:t>
            </w:r>
          </w:p>
        </w:tc>
      </w:tr>
      <w:tr w14:paraId="22244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F26FD8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麦克风</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03D85E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对话中“按住说话”，将语音转写为文字；松手即停止录音，</w:t>
            </w:r>
            <w:r>
              <w:rPr>
                <w:rStyle w:val="8"/>
                <w:rFonts w:ascii="宋体" w:hAnsi="宋体" w:eastAsia="宋体" w:cs="宋体"/>
                <w:b/>
                <w:bCs/>
                <w:kern w:val="0"/>
                <w:sz w:val="21"/>
                <w:szCs w:val="21"/>
                <w:lang w:val="en-US" w:eastAsia="zh-CN" w:bidi="ar"/>
              </w:rPr>
              <w:t>不保存录音文件</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83E40D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无法语音输入，可改为键盘输入</w:t>
            </w:r>
          </w:p>
        </w:tc>
      </w:tr>
      <w:tr w14:paraId="12A0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D7E643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语音识别</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7AF088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将上述录音转写为文字。</w:t>
            </w:r>
            <w:r>
              <w:rPr>
                <w:rStyle w:val="8"/>
                <w:rFonts w:ascii="宋体" w:hAnsi="宋体" w:eastAsia="宋体" w:cs="宋体"/>
                <w:b/>
                <w:bCs/>
                <w:kern w:val="0"/>
                <w:sz w:val="21"/>
                <w:szCs w:val="21"/>
                <w:lang w:val="en-US" w:eastAsia="zh-CN" w:bidi="ar"/>
              </w:rPr>
              <w:t>iOS 端使用系统语音识别能力</w:t>
            </w:r>
            <w:r>
              <w:rPr>
                <w:rFonts w:ascii="宋体" w:hAnsi="宋体" w:eastAsia="宋体" w:cs="宋体"/>
                <w:kern w:val="0"/>
                <w:sz w:val="21"/>
                <w:szCs w:val="21"/>
                <w:lang w:val="en-US" w:eastAsia="zh-CN" w:bidi="ar"/>
              </w:rPr>
              <w:t>，不接入第三方识别服务</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121AAB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无法语音转文字</w:t>
            </w:r>
          </w:p>
        </w:tc>
      </w:tr>
      <w:tr w14:paraId="371E6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7AA205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网络访问</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EC4AEA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登录、同步设备与内容、AI 服务、下载固件包与图片</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1E7BBB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本应用无法正常工作</w:t>
            </w:r>
          </w:p>
        </w:tc>
      </w:tr>
      <w:tr w14:paraId="708C9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F5125A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保持屏幕常亮</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617437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投屏与固件升级期间防止息屏中断传输（不涉及个人信息）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7DE21B7">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w:t>
            </w:r>
          </w:p>
        </w:tc>
      </w:tr>
    </w:tbl>
    <w:p w14:paraId="4E08A26D">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如何撤回：</w:t>
      </w:r>
      <w:r>
        <w:rPr>
          <w:rFonts w:hint="eastAsia" w:ascii="微软雅黑" w:hAnsi="微软雅黑" w:eastAsia="微软雅黑" w:cs="微软雅黑"/>
          <w:i w:val="0"/>
          <w:iCs w:val="0"/>
          <w:caps w:val="0"/>
          <w:color w:val="1F2328"/>
          <w:spacing w:val="0"/>
          <w:sz w:val="24"/>
          <w:szCs w:val="24"/>
          <w:shd w:val="clear" w:fill="FFFFFF"/>
        </w:rPr>
        <w:t>iOS 请前往「设置 → 隐私与安全性 → 对应权限」或「设置 → BoltStar」；Android 请前往「设置 → 应用 → BoltStar → 权限」；微信小程序请前往「微信 → 我 → 设置 → 隐私 → 授权管理」或小程序右上角「···」→「设置」。</w:t>
      </w:r>
      <w:r>
        <w:rPr>
          <w:rStyle w:val="8"/>
          <w:rFonts w:hint="eastAsia" w:ascii="微软雅黑" w:hAnsi="微软雅黑" w:eastAsia="微软雅黑" w:cs="微软雅黑"/>
          <w:b/>
          <w:bCs/>
          <w:i w:val="0"/>
          <w:iCs w:val="0"/>
          <w:caps w:val="0"/>
          <w:color w:val="1F2328"/>
          <w:spacing w:val="0"/>
          <w:sz w:val="24"/>
          <w:szCs w:val="24"/>
          <w:shd w:val="clear" w:fill="FFFFFF"/>
        </w:rPr>
        <w:t>撤回权限不会影响此前基于您的授权已进行的处理活动的效力。</w:t>
      </w:r>
    </w:p>
    <w:p w14:paraId="3486DE53">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四、我们如何使用本地存储</w:t>
      </w:r>
    </w:p>
    <w:p w14:paraId="1288B44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为保证登录状态与使用体验，我们会在您的设备本地保存少量数据，包括：登录凭证、您的账号基本资料、当前选中的设备与其连接信息、待投屏的临时图片路径、应用启动时间日志。</w:t>
      </w:r>
      <w:r>
        <w:rPr>
          <w:rStyle w:val="8"/>
          <w:rFonts w:hint="eastAsia" w:ascii="微软雅黑" w:hAnsi="微软雅黑" w:eastAsia="微软雅黑" w:cs="微软雅黑"/>
          <w:b/>
          <w:bCs/>
          <w:i w:val="0"/>
          <w:iCs w:val="0"/>
          <w:caps w:val="0"/>
          <w:color w:val="1F2328"/>
          <w:spacing w:val="0"/>
          <w:sz w:val="24"/>
          <w:szCs w:val="24"/>
          <w:shd w:val="clear" w:fill="FFFFFF"/>
        </w:rPr>
        <w:t>清除方式：</w:t>
      </w:r>
      <w:r>
        <w:rPr>
          <w:rFonts w:hint="eastAsia" w:ascii="微软雅黑" w:hAnsi="微软雅黑" w:eastAsia="微软雅黑" w:cs="微软雅黑"/>
          <w:i w:val="0"/>
          <w:iCs w:val="0"/>
          <w:caps w:val="0"/>
          <w:color w:val="1F2328"/>
          <w:spacing w:val="0"/>
          <w:sz w:val="24"/>
          <w:szCs w:val="24"/>
          <w:shd w:val="clear" w:fill="FFFFFF"/>
        </w:rPr>
        <w:t>退出登录或注销账号会清除登录凭证与账号相关缓存；您也可以卸载 App（或删除小程序）以清除全部本地数据。本应用不使用广告类 Cookie 或跨应用追踪标识。</w:t>
      </w:r>
    </w:p>
    <w:p w14:paraId="576A21EA">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五、我们如何共享、转让、公开披露</w:t>
      </w:r>
    </w:p>
    <w:p w14:paraId="49AE08E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我们不会出售您的个人信息。</w:t>
      </w:r>
      <w:r>
        <w:rPr>
          <w:rFonts w:hint="eastAsia" w:ascii="微软雅黑" w:hAnsi="微软雅黑" w:eastAsia="微软雅黑" w:cs="微软雅黑"/>
          <w:i w:val="0"/>
          <w:iCs w:val="0"/>
          <w:caps w:val="0"/>
          <w:color w:val="1F2328"/>
          <w:spacing w:val="0"/>
          <w:sz w:val="24"/>
          <w:szCs w:val="24"/>
          <w:shd w:val="clear" w:fill="FFFFFF"/>
        </w:rPr>
        <w:t>仅在下列必要情形下共享：</w:t>
      </w:r>
    </w:p>
    <w:tbl>
      <w:tblPr>
        <w:tblStyle w:val="6"/>
        <w:tblW w:w="89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Change w:id="31" w:author="小金鱼" w:date="2026-08-28T16:09:24Z">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PrChange>
      </w:tblPr>
      <w:tblGrid>
        <w:gridCol w:w="2516"/>
        <w:gridCol w:w="3482"/>
        <w:gridCol w:w="2981"/>
        <w:tblGridChange w:id="32">
          <w:tblGrid>
            <w:gridCol w:w="4100"/>
            <w:gridCol w:w="4100"/>
            <w:gridCol w:w="4100"/>
          </w:tblGrid>
        </w:tblGridChange>
      </w:tblGrid>
      <w:tr w14:paraId="33D09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33"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Header/>
          <w:trPrChange w:id="33" w:author="小金鱼" w:date="2026-08-28T16:09:24Z">
            <w:trPr>
              <w:tblHeader/>
            </w:trPr>
          </w:trPrChange>
        </w:trPr>
        <w:tc>
          <w:tcPr>
            <w:tcW w:w="2516"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34" w:author="小金鱼" w:date="2026-08-28T16:09:24Z">
              <w:tcPr>
                <w:tcW w:w="2932"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136B138E">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接收方</w:t>
            </w:r>
          </w:p>
        </w:tc>
        <w:tc>
          <w:tcPr>
            <w:tcW w:w="3482"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35" w:author="小金鱼" w:date="2026-08-28T16:09:24Z">
              <w:tcPr>
                <w:tcW w:w="3875"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69686D65">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共享的信息</w:t>
            </w:r>
          </w:p>
        </w:tc>
        <w:tc>
          <w:tcPr>
            <w:tcW w:w="2981"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36" w:author="小金鱼" w:date="2026-08-28T16:09:24Z">
              <w:tcPr>
                <w:tcW w:w="0" w:type="auto"/>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26F79D8F">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目的与场景</w:t>
            </w:r>
          </w:p>
        </w:tc>
      </w:tr>
      <w:tr w14:paraId="51D6A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37"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8"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B68DE1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北京火山引擎科技有限公司（“火山引擎”AI 服务）</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9"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1E6F3F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您在 AI 对话中主动发送的</w:t>
            </w:r>
            <w:r>
              <w:rPr>
                <w:rStyle w:val="8"/>
                <w:rFonts w:ascii="宋体" w:hAnsi="宋体" w:eastAsia="宋体" w:cs="宋体"/>
                <w:b/>
                <w:bCs/>
                <w:kern w:val="0"/>
                <w:sz w:val="21"/>
                <w:szCs w:val="21"/>
                <w:lang w:val="en-US" w:eastAsia="zh-CN" w:bidi="ar"/>
              </w:rPr>
              <w:t>文字与图片</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0"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A28069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生成文字回复、生成或美化图片。</w:t>
            </w:r>
            <w:r>
              <w:rPr>
                <w:rStyle w:val="8"/>
                <w:rFonts w:ascii="宋体" w:hAnsi="宋体" w:eastAsia="宋体" w:cs="宋体"/>
                <w:b/>
                <w:bCs/>
                <w:kern w:val="0"/>
                <w:sz w:val="21"/>
                <w:szCs w:val="21"/>
                <w:lang w:val="en-US" w:eastAsia="zh-CN" w:bidi="ar"/>
              </w:rPr>
              <w:t>仅用于本次请求，不用于模型训练</w:t>
            </w:r>
          </w:p>
        </w:tc>
      </w:tr>
      <w:tr w14:paraId="284E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41"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2"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B224AE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图像处理服务商：江西兴泰科技股份有限公司</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3"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7DE0FB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您选择投屏的</w:t>
            </w:r>
            <w:r>
              <w:rPr>
                <w:rStyle w:val="8"/>
                <w:rFonts w:ascii="宋体" w:hAnsi="宋体" w:eastAsia="宋体" w:cs="宋体"/>
                <w:b/>
                <w:bCs/>
                <w:kern w:val="0"/>
                <w:sz w:val="21"/>
                <w:szCs w:val="21"/>
                <w:lang w:val="en-US" w:eastAsia="zh-CN" w:bidi="ar"/>
              </w:rPr>
              <w:t>照片</w:t>
            </w:r>
            <w:r>
              <w:rPr>
                <w:rFonts w:ascii="宋体" w:hAnsi="宋体" w:eastAsia="宋体" w:cs="宋体"/>
                <w:kern w:val="0"/>
                <w:sz w:val="21"/>
                <w:szCs w:val="21"/>
                <w:lang w:val="en-US" w:eastAsia="zh-CN" w:bidi="ar"/>
              </w:rPr>
              <w:t>（含 AI 生成图）</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4"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123439FE">
            <w:pPr>
              <w:keepNext w:val="0"/>
              <w:keepLines w:val="0"/>
              <w:widowControl/>
              <w:suppressLineNumbers w:val="0"/>
              <w:jc w:val="left"/>
              <w:textAlignment w:val="top"/>
              <w:rPr>
                <w:sz w:val="21"/>
                <w:szCs w:val="21"/>
              </w:rPr>
            </w:pPr>
            <w:ins w:id="45" w:author="小金鱼" w:date="2026-08-28T16:44:07Z">
              <w:r>
                <w:rPr>
                  <w:rFonts w:hint="eastAsia" w:ascii="宋体" w:hAnsi="宋体" w:eastAsia="宋体" w:cs="宋体"/>
                  <w:kern w:val="0"/>
                  <w:sz w:val="21"/>
                  <w:szCs w:val="21"/>
                  <w:lang w:val="en-US" w:eastAsia="zh-CN" w:bidi="ar"/>
                </w:rPr>
                <w:t>调用其图像抖动算法，将图片转换为适配电子纸屏幕的六色画面数据，以实现投屏。该处理过程仅服务于您的单次操作指令，处理完成后我们不会对您上传的原图及处理后的数据进行任何存储。</w:t>
              </w:r>
            </w:ins>
            <w:del w:id="46" w:author="小金鱼" w:date="2026-08-28T16:44:07Z">
              <w:r>
                <w:rPr>
                  <w:rFonts w:ascii="宋体" w:hAnsi="宋体" w:eastAsia="宋体" w:cs="宋体"/>
                  <w:kern w:val="0"/>
                  <w:sz w:val="21"/>
                  <w:szCs w:val="21"/>
                  <w:lang w:val="en-US" w:eastAsia="zh-CN" w:bidi="ar"/>
                </w:rPr>
                <w:delText>将图片转换为电子纸设备可显示的画面数据，用于投屏；</w:delText>
              </w:r>
            </w:del>
            <w:del w:id="47" w:author="小金鱼" w:date="2026-08-28T16:44:07Z">
              <w:r>
                <w:rPr>
                  <w:rStyle w:val="8"/>
                  <w:rFonts w:ascii="宋体" w:hAnsi="宋体" w:eastAsia="宋体" w:cs="宋体"/>
                  <w:b/>
                  <w:bCs/>
                  <w:kern w:val="0"/>
                  <w:sz w:val="21"/>
                  <w:szCs w:val="21"/>
                  <w:lang w:val="en-US" w:eastAsia="zh-CN" w:bidi="ar"/>
                </w:rPr>
                <w:delText>仅作用于单次操作，不会对处理后的图片做任何存储</w:delText>
              </w:r>
            </w:del>
          </w:p>
        </w:tc>
      </w:tr>
      <w:tr w14:paraId="662C7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48"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9"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E34CCC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腾讯（微信）</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0"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FD3904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登录所需的授权凭证、手机号授权数据；小程序内虚拟支付的订单信息</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1"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100FA6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微信登录、微信小程序虚拟支付</w:t>
            </w:r>
          </w:p>
        </w:tc>
      </w:tr>
      <w:tr w14:paraId="6ABA3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52"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3"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57B5B28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Apple Inc.</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4"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CCA1D0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iOS 端内购的订单与交易信息</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5"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23670B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完成 App 内购买（星币）</w:t>
            </w:r>
          </w:p>
        </w:tc>
      </w:tr>
      <w:tr w14:paraId="0E6D1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56"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7"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0C68B0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云服务与对象存储服务商：阿里云计算有限公司</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8"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A1DF77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账号数据、设备数据、图片文件</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9"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834AEE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提供服务器托管、数据库与图片存储</w:t>
            </w:r>
          </w:p>
        </w:tc>
      </w:tr>
    </w:tbl>
    <w:p w14:paraId="52DEFCFF">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我们会与上述接收方签署数据处理协议，要求其按照本政策及法律法规处理信息。</w:t>
      </w:r>
      <w:r>
        <w:rPr>
          <w:rStyle w:val="8"/>
          <w:rFonts w:hint="eastAsia" w:ascii="微软雅黑" w:hAnsi="微软雅黑" w:eastAsia="微软雅黑" w:cs="微软雅黑"/>
          <w:b/>
          <w:bCs/>
          <w:i w:val="0"/>
          <w:iCs w:val="0"/>
          <w:caps w:val="0"/>
          <w:color w:val="1F2328"/>
          <w:spacing w:val="0"/>
          <w:sz w:val="24"/>
          <w:szCs w:val="24"/>
          <w:shd w:val="clear" w:fill="FFFFFF"/>
        </w:rPr>
        <w:t>转让：</w:t>
      </w:r>
      <w:r>
        <w:rPr>
          <w:rFonts w:hint="eastAsia" w:ascii="微软雅黑" w:hAnsi="微软雅黑" w:eastAsia="微软雅黑" w:cs="微软雅黑"/>
          <w:i w:val="0"/>
          <w:iCs w:val="0"/>
          <w:caps w:val="0"/>
          <w:color w:val="1F2328"/>
          <w:spacing w:val="0"/>
          <w:sz w:val="24"/>
          <w:szCs w:val="24"/>
          <w:shd w:val="clear" w:fill="FFFFFF"/>
        </w:rPr>
        <w:t>除因合并、分立、解散、破产等原因需转移个人信息外，我们不会转让您的个人信息；确需转让的，我们将要求接收方继续受本政策约束，否则将重新征得您的同意。</w:t>
      </w:r>
      <w:r>
        <w:rPr>
          <w:rStyle w:val="8"/>
          <w:rFonts w:hint="eastAsia" w:ascii="微软雅黑" w:hAnsi="微软雅黑" w:eastAsia="微软雅黑" w:cs="微软雅黑"/>
          <w:b/>
          <w:bCs/>
          <w:i w:val="0"/>
          <w:iCs w:val="0"/>
          <w:caps w:val="0"/>
          <w:color w:val="1F2328"/>
          <w:spacing w:val="0"/>
          <w:sz w:val="24"/>
          <w:szCs w:val="24"/>
          <w:shd w:val="clear" w:fill="FFFFFF"/>
        </w:rPr>
        <w:t>公开披露：</w:t>
      </w:r>
      <w:r>
        <w:rPr>
          <w:rFonts w:hint="eastAsia" w:ascii="微软雅黑" w:hAnsi="微软雅黑" w:eastAsia="微软雅黑" w:cs="微软雅黑"/>
          <w:i w:val="0"/>
          <w:iCs w:val="0"/>
          <w:caps w:val="0"/>
          <w:color w:val="1F2328"/>
          <w:spacing w:val="0"/>
          <w:sz w:val="24"/>
          <w:szCs w:val="24"/>
          <w:shd w:val="clear" w:fill="FFFFFF"/>
        </w:rPr>
        <w:t>除取得您明确同意或依法配合司法、行政机关要求外，我们不会公开披露您的个人信息。</w:t>
      </w:r>
    </w:p>
    <w:p w14:paraId="30031010">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六、第三方 SDK / 插件与服务清单</w:t>
      </w:r>
    </w:p>
    <w:tbl>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6"/>
        <w:gridCol w:w="2583"/>
        <w:gridCol w:w="3147"/>
        <w:gridCol w:w="3534"/>
      </w:tblGrid>
      <w:tr w14:paraId="2077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347C69DF">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名称</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00129464">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提供方</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7E3C38D9">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使用场景</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7FCFBA76">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处理的信息</w:t>
            </w:r>
          </w:p>
        </w:tc>
      </w:tr>
      <w:tr w14:paraId="0E4E8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E9D231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火山引擎 AI 服务</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75AC34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北京火山引擎科技有限公司</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D61318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文本对话、文生图、图片美化</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DB69DD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您本次发送的文字、图片</w:t>
            </w:r>
          </w:p>
        </w:tc>
      </w:tr>
      <w:tr w14:paraId="51D92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76B3F9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微信同声传译插件（WechatSI）</w:t>
            </w:r>
            <w:r>
              <w:rPr>
                <w:rFonts w:ascii="宋体" w:hAnsi="宋体" w:eastAsia="宋体" w:cs="宋体"/>
                <w:kern w:val="0"/>
                <w:sz w:val="21"/>
                <w:szCs w:val="21"/>
                <w:lang w:val="en-US" w:eastAsia="zh-CN" w:bidi="ar"/>
              </w:rPr>
              <w:br w:type="textWrapping"/>
            </w:r>
            <w:r>
              <w:rPr>
                <w:rFonts w:ascii="宋体" w:hAnsi="宋体" w:eastAsia="宋体" w:cs="宋体"/>
                <w:color w:val="5B636E"/>
                <w:kern w:val="0"/>
                <w:sz w:val="19"/>
                <w:szCs w:val="19"/>
                <w:lang w:val="en-US" w:eastAsia="zh-CN" w:bidi="ar"/>
              </w:rPr>
              <w:t>仅微信小程序端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D47285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腾讯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5BB14E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“按住说话”的语音转文字</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57116D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录音音频（转写用途，即时处理）</w:t>
            </w:r>
          </w:p>
        </w:tc>
      </w:tr>
      <w:tr w14:paraId="3B00F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861DC0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微信开放能力 / 虚拟支付</w:t>
            </w:r>
            <w:r>
              <w:rPr>
                <w:rFonts w:ascii="宋体" w:hAnsi="宋体" w:eastAsia="宋体" w:cs="宋体"/>
                <w:kern w:val="0"/>
                <w:sz w:val="21"/>
                <w:szCs w:val="21"/>
                <w:lang w:val="en-US" w:eastAsia="zh-CN" w:bidi="ar"/>
              </w:rPr>
              <w:br w:type="textWrapping"/>
            </w:r>
            <w:r>
              <w:rPr>
                <w:rFonts w:ascii="宋体" w:hAnsi="宋体" w:eastAsia="宋体" w:cs="宋体"/>
                <w:color w:val="5B636E"/>
                <w:kern w:val="0"/>
                <w:sz w:val="19"/>
                <w:szCs w:val="19"/>
                <w:lang w:val="en-US" w:eastAsia="zh-CN" w:bidi="ar"/>
              </w:rPr>
              <w:t>仅微信小程序端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FD48FB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腾讯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EE9E8A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微信登录、获取手机号、虚拟支付</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8B6736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登录凭证、手机号授权数据、订单信息</w:t>
            </w:r>
          </w:p>
        </w:tc>
      </w:tr>
      <w:tr w14:paraId="5F37F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CF3AF9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Apple 内购（StoreKit）</w:t>
            </w:r>
            <w:r>
              <w:rPr>
                <w:rFonts w:ascii="宋体" w:hAnsi="宋体" w:eastAsia="宋体" w:cs="宋体"/>
                <w:kern w:val="0"/>
                <w:sz w:val="21"/>
                <w:szCs w:val="21"/>
                <w:lang w:val="en-US" w:eastAsia="zh-CN" w:bidi="ar"/>
              </w:rPr>
              <w:br w:type="textWrapping"/>
            </w:r>
            <w:r>
              <w:rPr>
                <w:rFonts w:ascii="宋体" w:hAnsi="宋体" w:eastAsia="宋体" w:cs="宋体"/>
                <w:color w:val="5B636E"/>
                <w:kern w:val="0"/>
                <w:sz w:val="19"/>
                <w:szCs w:val="19"/>
                <w:lang w:val="en-US" w:eastAsia="zh-CN" w:bidi="ar"/>
              </w:rPr>
              <w:t>仅 iOS 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C1F75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Apple Inc.</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71E15E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App 内购买星币</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AD6894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交易与订单信息</w:t>
            </w:r>
          </w:p>
        </w:tc>
      </w:tr>
      <w:tr w14:paraId="58D1F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4C9A22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图像抖动处理服务</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73C2B5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江西兴泰科技股份有限公司</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28CC2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将照片转换为电子纸六色画面数据</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DA1550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您选择投屏的图片</w:t>
            </w:r>
          </w:p>
        </w:tc>
      </w:tr>
    </w:tbl>
    <w:p w14:paraId="5213346B">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七、存储地域与保存期限</w:t>
      </w:r>
    </w:p>
    <w:p w14:paraId="7853CCBF">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存储地域：</w:t>
      </w:r>
      <w:r>
        <w:rPr>
          <w:rFonts w:hint="eastAsia" w:ascii="微软雅黑" w:hAnsi="微软雅黑" w:eastAsia="微软雅黑" w:cs="微软雅黑"/>
          <w:i w:val="0"/>
          <w:iCs w:val="0"/>
          <w:caps w:val="0"/>
          <w:color w:val="1F2328"/>
          <w:spacing w:val="0"/>
          <w:sz w:val="24"/>
          <w:szCs w:val="24"/>
          <w:shd w:val="clear" w:fill="FFFFFF"/>
        </w:rPr>
        <w:t>我们在</w:t>
      </w:r>
      <w:r>
        <w:rPr>
          <w:rStyle w:val="8"/>
          <w:rFonts w:hint="eastAsia" w:ascii="微软雅黑" w:hAnsi="微软雅黑" w:eastAsia="微软雅黑" w:cs="微软雅黑"/>
          <w:b/>
          <w:bCs/>
          <w:i w:val="0"/>
          <w:iCs w:val="0"/>
          <w:caps w:val="0"/>
          <w:color w:val="1F2328"/>
          <w:spacing w:val="0"/>
          <w:sz w:val="24"/>
          <w:szCs w:val="24"/>
          <w:shd w:val="clear" w:fill="FFFFFF"/>
        </w:rPr>
        <w:t>阿里云计算有限公司</w:t>
      </w:r>
      <w:r>
        <w:rPr>
          <w:rFonts w:hint="eastAsia" w:ascii="微软雅黑" w:hAnsi="微软雅黑" w:eastAsia="微软雅黑" w:cs="微软雅黑"/>
          <w:i w:val="0"/>
          <w:iCs w:val="0"/>
          <w:caps w:val="0"/>
          <w:color w:val="1F2328"/>
          <w:spacing w:val="0"/>
          <w:sz w:val="24"/>
          <w:szCs w:val="24"/>
          <w:shd w:val="clear" w:fill="FFFFFF"/>
        </w:rPr>
        <w:t>的服务器上存储您的个人信息。</w:t>
      </w:r>
    </w:p>
    <w:p w14:paraId="085B7F94">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账号与设备数据：</w:t>
      </w:r>
      <w:ins w:id="60" w:author="小金鱼" w:date="2026-08-30T23:11:08Z">
        <w:r>
          <w:rPr>
            <w:rFonts w:hint="eastAsia" w:ascii="微软雅黑" w:hAnsi="微软雅黑" w:eastAsia="微软雅黑" w:cs="微软雅黑"/>
            <w:i w:val="0"/>
            <w:iCs w:val="0"/>
            <w:caps w:val="0"/>
            <w:color w:val="1F2328"/>
            <w:spacing w:val="0"/>
            <w:sz w:val="24"/>
            <w:szCs w:val="24"/>
            <w:shd w:val="clear" w:fill="FFFFFF"/>
          </w:rPr>
          <w:t>自您注册之日起至您注销账号之日止;注销后我们将删除或匿名化处理，法律法规、司法机关、监管部门要求留存备查的除外。</w:t>
        </w:r>
      </w:ins>
      <w:del w:id="61" w:author="小金鱼" w:date="2026-08-30T23:11:08Z">
        <w:r>
          <w:rPr>
            <w:rFonts w:hint="eastAsia" w:ascii="微软雅黑" w:hAnsi="微软雅黑" w:eastAsia="微软雅黑" w:cs="微软雅黑"/>
            <w:i w:val="0"/>
            <w:iCs w:val="0"/>
            <w:caps w:val="0"/>
            <w:color w:val="1F2328"/>
            <w:spacing w:val="0"/>
            <w:sz w:val="24"/>
            <w:szCs w:val="24"/>
            <w:shd w:val="clear" w:fill="FFFFFF"/>
          </w:rPr>
          <w:delText>自您注册之日起至</w:delText>
        </w:r>
      </w:del>
      <w:del w:id="62" w:author="小金鱼" w:date="2026-08-30T23:11:08Z">
        <w:r>
          <w:rPr>
            <w:rStyle w:val="8"/>
            <w:rFonts w:hint="eastAsia" w:ascii="微软雅黑" w:hAnsi="微软雅黑" w:eastAsia="微软雅黑" w:cs="微软雅黑"/>
            <w:b/>
            <w:bCs/>
            <w:i w:val="0"/>
            <w:iCs w:val="0"/>
            <w:caps w:val="0"/>
            <w:color w:val="1F2328"/>
            <w:spacing w:val="0"/>
            <w:sz w:val="24"/>
            <w:szCs w:val="24"/>
            <w:shd w:val="clear" w:fill="FFFFFF"/>
          </w:rPr>
          <w:delText>您注销账号</w:delText>
        </w:r>
      </w:del>
      <w:del w:id="63" w:author="小金鱼" w:date="2026-08-30T23:11:08Z">
        <w:r>
          <w:rPr>
            <w:rFonts w:hint="eastAsia" w:ascii="微软雅黑" w:hAnsi="微软雅黑" w:eastAsia="微软雅黑" w:cs="微软雅黑"/>
            <w:i w:val="0"/>
            <w:iCs w:val="0"/>
            <w:caps w:val="0"/>
            <w:color w:val="1F2328"/>
            <w:spacing w:val="0"/>
            <w:sz w:val="24"/>
            <w:szCs w:val="24"/>
            <w:shd w:val="clear" w:fill="FFFFFF"/>
          </w:rPr>
          <w:delText>之日止；注销后我们将删除或匿名化处理，法律法规另有保存期限要求的除外。</w:delText>
        </w:r>
      </w:del>
    </w:p>
    <w:p w14:paraId="534FF5BB">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AI 会话记录：</w:t>
      </w:r>
      <w:r>
        <w:rPr>
          <w:rFonts w:hint="eastAsia" w:ascii="微软雅黑" w:hAnsi="微软雅黑" w:eastAsia="微软雅黑" w:cs="微软雅黑"/>
          <w:i w:val="0"/>
          <w:iCs w:val="0"/>
          <w:caps w:val="0"/>
          <w:color w:val="1F2328"/>
          <w:spacing w:val="0"/>
          <w:sz w:val="24"/>
          <w:szCs w:val="24"/>
          <w:shd w:val="clear" w:fill="FFFFFF"/>
        </w:rPr>
        <w:t>服务端</w:t>
      </w:r>
      <w:r>
        <w:rPr>
          <w:rStyle w:val="8"/>
          <w:rFonts w:hint="eastAsia" w:ascii="微软雅黑" w:hAnsi="微软雅黑" w:eastAsia="微软雅黑" w:cs="微软雅黑"/>
          <w:b/>
          <w:bCs/>
          <w:i w:val="0"/>
          <w:iCs w:val="0"/>
          <w:caps w:val="0"/>
          <w:color w:val="1F2328"/>
          <w:spacing w:val="0"/>
          <w:sz w:val="24"/>
          <w:szCs w:val="24"/>
          <w:shd w:val="clear" w:fill="FFFFFF"/>
        </w:rPr>
        <w:t>仅保留最近 7 天</w:t>
      </w:r>
      <w:r>
        <w:rPr>
          <w:rFonts w:hint="eastAsia" w:ascii="微软雅黑" w:hAnsi="微软雅黑" w:eastAsia="微软雅黑" w:cs="微软雅黑"/>
          <w:i w:val="0"/>
          <w:iCs w:val="0"/>
          <w:caps w:val="0"/>
          <w:color w:val="1F2328"/>
          <w:spacing w:val="0"/>
          <w:sz w:val="24"/>
          <w:szCs w:val="24"/>
          <w:shd w:val="clear" w:fill="FFFFFF"/>
        </w:rPr>
        <w:t>，到期自动清除。</w:t>
      </w:r>
    </w:p>
    <w:p w14:paraId="491EE64E">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投屏照片与记录：</w:t>
      </w:r>
      <w:r>
        <w:rPr>
          <w:rFonts w:hint="eastAsia" w:ascii="微软雅黑" w:hAnsi="微软雅黑" w:eastAsia="微软雅黑" w:cs="微软雅黑"/>
          <w:i w:val="0"/>
          <w:iCs w:val="0"/>
          <w:caps w:val="0"/>
          <w:color w:val="1F2328"/>
          <w:spacing w:val="0"/>
          <w:sz w:val="24"/>
          <w:szCs w:val="24"/>
          <w:shd w:val="clear" w:fill="FFFFFF"/>
        </w:rPr>
        <w:t>保留至您在应用内删除该条记录或注销账号。</w:t>
      </w:r>
      <w:r>
        <w:rPr>
          <w:rStyle w:val="8"/>
          <w:rFonts w:hint="eastAsia" w:ascii="微软雅黑" w:hAnsi="微软雅黑" w:eastAsia="微软雅黑" w:cs="微软雅黑"/>
          <w:b/>
          <w:bCs/>
          <w:i w:val="0"/>
          <w:iCs w:val="0"/>
          <w:caps w:val="0"/>
          <w:color w:val="1F2328"/>
          <w:spacing w:val="0"/>
          <w:sz w:val="24"/>
          <w:szCs w:val="24"/>
          <w:shd w:val="clear" w:fill="FFFFFF"/>
        </w:rPr>
        <w:t>请注意：删除应用内记录不等于删除设备中已显示的图片</w:t>
      </w:r>
      <w:r>
        <w:rPr>
          <w:rFonts w:hint="eastAsia" w:ascii="微软雅黑" w:hAnsi="微软雅黑" w:eastAsia="微软雅黑" w:cs="微软雅黑"/>
          <w:i w:val="0"/>
          <w:iCs w:val="0"/>
          <w:caps w:val="0"/>
          <w:color w:val="1F2328"/>
          <w:spacing w:val="0"/>
          <w:sz w:val="24"/>
          <w:szCs w:val="24"/>
          <w:shd w:val="clear" w:fill="FFFFFF"/>
        </w:rPr>
        <w:t>，设备内图片需通过应用内“删除/一键清空”功能或将设备恢复出厂后清除。</w:t>
      </w:r>
    </w:p>
    <w:p w14:paraId="4FE67AD0">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交易记录：</w:t>
      </w:r>
      <w:r>
        <w:rPr>
          <w:rFonts w:hint="eastAsia" w:ascii="微软雅黑" w:hAnsi="微软雅黑" w:eastAsia="微软雅黑" w:cs="微软雅黑"/>
          <w:i w:val="0"/>
          <w:iCs w:val="0"/>
          <w:caps w:val="0"/>
          <w:color w:val="1F2328"/>
          <w:spacing w:val="0"/>
          <w:sz w:val="24"/>
          <w:szCs w:val="24"/>
          <w:shd w:val="clear" w:fill="FFFFFF"/>
        </w:rPr>
        <w:t>依据税务与会计法律法规的要求保存，通常不少于 5 年。</w:t>
      </w:r>
    </w:p>
    <w:p w14:paraId="789310B0">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录音：</w:t>
      </w:r>
      <w:r>
        <w:rPr>
          <w:rFonts w:hint="eastAsia" w:ascii="微软雅黑" w:hAnsi="微软雅黑" w:eastAsia="微软雅黑" w:cs="微软雅黑"/>
          <w:i w:val="0"/>
          <w:iCs w:val="0"/>
          <w:caps w:val="0"/>
          <w:color w:val="1F2328"/>
          <w:spacing w:val="0"/>
          <w:sz w:val="24"/>
          <w:szCs w:val="24"/>
          <w:shd w:val="clear" w:fill="FFFFFF"/>
        </w:rPr>
        <w:t>不保存，转写完成即释放。</w:t>
      </w:r>
    </w:p>
    <w:p w14:paraId="41CDBB4E">
      <w:pPr>
        <w:keepNext w:val="0"/>
        <w:keepLines w:val="0"/>
        <w:widowControl/>
        <w:numPr>
          <w:ilvl w:val="0"/>
          <w:numId w:val="9"/>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超出上述期限后，我们将删除或匿名化处理您的个人信息。</w:t>
      </w:r>
    </w:p>
    <w:p w14:paraId="2EF380FF">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八、个人信息的跨境传输</w:t>
      </w:r>
    </w:p>
    <w:p w14:paraId="44083E7D">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您在 AI 创作功能中主动输入的文字与图片，会传输至我们部署于</w:t>
      </w:r>
      <w:r>
        <w:rPr>
          <w:rStyle w:val="8"/>
          <w:rFonts w:hint="eastAsia" w:ascii="微软雅黑" w:hAnsi="微软雅黑" w:eastAsia="微软雅黑" w:cs="微软雅黑"/>
          <w:b/>
          <w:bCs/>
          <w:i w:val="0"/>
          <w:iCs w:val="0"/>
          <w:caps w:val="0"/>
          <w:color w:val="1F2328"/>
          <w:spacing w:val="0"/>
          <w:sz w:val="24"/>
          <w:szCs w:val="24"/>
          <w:shd w:val="clear" w:fill="FFFFFF"/>
        </w:rPr>
        <w:t>新加坡（ap-southeast-1 区域）</w:t>
      </w:r>
      <w:r>
        <w:rPr>
          <w:rFonts w:hint="eastAsia" w:ascii="微软雅黑" w:hAnsi="微软雅黑" w:eastAsia="微软雅黑" w:cs="微软雅黑"/>
          <w:i w:val="0"/>
          <w:iCs w:val="0"/>
          <w:caps w:val="0"/>
          <w:color w:val="1F2328"/>
          <w:spacing w:val="0"/>
          <w:sz w:val="24"/>
          <w:szCs w:val="24"/>
          <w:shd w:val="clear" w:fill="FFFFFF"/>
        </w:rPr>
        <w:t>的 AI 服务网关进行处理，以完成文字回复、文生图与图片美化。除 AI 相关数据外，您的其他个人信息（账号、设备、投屏照片等）均存储于中华人民共和国境内。</w:t>
      </w:r>
    </w:p>
    <w:p w14:paraId="1EE41AD4">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上述向境外提供 AI 数据的行为，我们将在首次使用 AI 功能前</w:t>
      </w:r>
      <w:r>
        <w:rPr>
          <w:rStyle w:val="8"/>
          <w:rFonts w:hint="eastAsia" w:ascii="微软雅黑" w:hAnsi="微软雅黑" w:eastAsia="微软雅黑" w:cs="微软雅黑"/>
          <w:b/>
          <w:bCs/>
          <w:i w:val="0"/>
          <w:iCs w:val="0"/>
          <w:caps w:val="0"/>
          <w:color w:val="1F2328"/>
          <w:spacing w:val="0"/>
          <w:sz w:val="24"/>
          <w:szCs w:val="24"/>
          <w:shd w:val="clear" w:fill="FFFFFF"/>
        </w:rPr>
        <w:t>单独取得您的同意</w:t>
      </w:r>
      <w:r>
        <w:rPr>
          <w:rFonts w:hint="eastAsia" w:ascii="微软雅黑" w:hAnsi="微软雅黑" w:eastAsia="微软雅黑" w:cs="微软雅黑"/>
          <w:i w:val="0"/>
          <w:iCs w:val="0"/>
          <w:caps w:val="0"/>
          <w:color w:val="1F2328"/>
          <w:spacing w:val="0"/>
          <w:sz w:val="24"/>
          <w:szCs w:val="24"/>
          <w:shd w:val="clear" w:fill="FFFFFF"/>
        </w:rPr>
        <w:t>。我们向您告知以下信息：</w:t>
      </w:r>
    </w:p>
    <w:p w14:paraId="2DC8D09D">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境外接收方：</w:t>
      </w:r>
      <w:r>
        <w:rPr>
          <w:rFonts w:hint="eastAsia" w:ascii="微软雅黑" w:hAnsi="微软雅黑" w:eastAsia="微软雅黑" w:cs="微软雅黑"/>
          <w:i w:val="0"/>
          <w:iCs w:val="0"/>
          <w:caps w:val="0"/>
          <w:color w:val="1F2328"/>
          <w:spacing w:val="0"/>
          <w:sz w:val="24"/>
          <w:szCs w:val="24"/>
          <w:shd w:val="clear" w:fill="FFFFFF"/>
        </w:rPr>
        <w:t>北京火山引擎科技有限公司（AI 服务提供方，其服务网关部署于新加坡）。</w:t>
      </w:r>
    </w:p>
    <w:p w14:paraId="6970465A">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联系方式：</w:t>
      </w:r>
      <w:r>
        <w:rPr>
          <w:rFonts w:hint="eastAsia" w:ascii="微软雅黑" w:hAnsi="微软雅黑" w:eastAsia="微软雅黑" w:cs="微软雅黑"/>
          <w:i w:val="0"/>
          <w:iCs w:val="0"/>
          <w:caps w:val="0"/>
          <w:color w:val="1F2328"/>
          <w:spacing w:val="0"/>
          <w:sz w:val="24"/>
          <w:szCs w:val="24"/>
          <w:shd w:val="clear" w:fill="FFFFFF"/>
        </w:rPr>
        <w:t>见本政策第十三节。</w:t>
      </w:r>
    </w:p>
    <w:p w14:paraId="2BAD72EA">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处理目的：</w:t>
      </w:r>
      <w:r>
        <w:rPr>
          <w:rFonts w:hint="eastAsia" w:ascii="微软雅黑" w:hAnsi="微软雅黑" w:eastAsia="微软雅黑" w:cs="微软雅黑"/>
          <w:i w:val="0"/>
          <w:iCs w:val="0"/>
          <w:caps w:val="0"/>
          <w:color w:val="1F2328"/>
          <w:spacing w:val="0"/>
          <w:sz w:val="24"/>
          <w:szCs w:val="24"/>
          <w:shd w:val="clear" w:fill="FFFFFF"/>
        </w:rPr>
        <w:t>生成文字回复、生成或美化图片。</w:t>
      </w:r>
    </w:p>
    <w:p w14:paraId="493503F9">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处理方式：</w:t>
      </w:r>
      <w:r>
        <w:rPr>
          <w:rFonts w:hint="eastAsia" w:ascii="微软雅黑" w:hAnsi="微软雅黑" w:eastAsia="微软雅黑" w:cs="微软雅黑"/>
          <w:i w:val="0"/>
          <w:iCs w:val="0"/>
          <w:caps w:val="0"/>
          <w:color w:val="1F2328"/>
          <w:spacing w:val="0"/>
          <w:sz w:val="24"/>
          <w:szCs w:val="24"/>
          <w:shd w:val="clear" w:fill="FFFFFF"/>
        </w:rPr>
        <w:t>由 AI 服务网关接收您本次发送的文字与图片，仅用于处理本次请求，不用于模型训练，处理完成后不保留原始内容（会话记录仅在境内服务端保留 7 天）。</w:t>
      </w:r>
    </w:p>
    <w:p w14:paraId="3EB4A2D4">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个人信息种类：</w:t>
      </w:r>
      <w:r>
        <w:rPr>
          <w:rFonts w:hint="eastAsia" w:ascii="微软雅黑" w:hAnsi="微软雅黑" w:eastAsia="微软雅黑" w:cs="微软雅黑"/>
          <w:i w:val="0"/>
          <w:iCs w:val="0"/>
          <w:caps w:val="0"/>
          <w:color w:val="1F2328"/>
          <w:spacing w:val="0"/>
          <w:sz w:val="24"/>
          <w:szCs w:val="24"/>
          <w:shd w:val="clear" w:fill="FFFFFF"/>
        </w:rPr>
        <w:t>您在 AI 对话中主动输入的文字、主动上传的图片。</w:t>
      </w:r>
    </w:p>
    <w:p w14:paraId="6E0C5E17">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向境外接收方行使权利的方式：</w:t>
      </w:r>
      <w:r>
        <w:rPr>
          <w:rFonts w:hint="eastAsia" w:ascii="微软雅黑" w:hAnsi="微软雅黑" w:eastAsia="微软雅黑" w:cs="微软雅黑"/>
          <w:i w:val="0"/>
          <w:iCs w:val="0"/>
          <w:caps w:val="0"/>
          <w:color w:val="1F2328"/>
          <w:spacing w:val="0"/>
          <w:sz w:val="24"/>
          <w:szCs w:val="24"/>
          <w:shd w:val="clear" w:fill="FFFFFF"/>
        </w:rPr>
        <w:t>您可通过本政策第十三节的方式联系我们行使查阅、更正、删除、撤回同意等权利。</w:t>
      </w:r>
    </w:p>
    <w:p w14:paraId="5D9D8AF3">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我们已依法通过安全评估、订立标准合同等法定条件后再行向境外提供，确保您的个人信息在境外获得与中国境内相当的保护水平。</w:t>
      </w:r>
    </w:p>
    <w:p w14:paraId="7C187A60">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九、我们如何保护您的个人信息</w:t>
      </w:r>
    </w:p>
    <w:p w14:paraId="2D0ED6CB">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传输层：与我们服务器及第三方服务之间的网络通信均采用 HTTPS 加密。</w:t>
      </w:r>
    </w:p>
    <w:p w14:paraId="5BA3B2A4">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访问控制：对个人信息实行按需最小授权，员工访问需经审批并留痕。</w:t>
      </w:r>
    </w:p>
    <w:p w14:paraId="275B1ABF">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账号安全：登录凭证具备有效期与失效机制，失效后需重新登录。</w:t>
      </w:r>
    </w:p>
    <w:p w14:paraId="21C9406D">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设备连接：与电子纸相框的连接需通过设备身份校验后才能下发指令，避免误操作到他人设备。</w:t>
      </w:r>
    </w:p>
    <w:p w14:paraId="367B1F12">
      <w:pPr>
        <w:keepNext w:val="0"/>
        <w:keepLines w:val="0"/>
        <w:widowControl/>
        <w:numPr>
          <w:ilvl w:val="0"/>
          <w:numId w:val="11"/>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安全事件响应：</w:t>
      </w:r>
      <w:r>
        <w:rPr>
          <w:rFonts w:hint="eastAsia" w:ascii="微软雅黑" w:hAnsi="微软雅黑" w:eastAsia="微软雅黑" w:cs="微软雅黑"/>
          <w:i w:val="0"/>
          <w:iCs w:val="0"/>
          <w:caps w:val="0"/>
          <w:color w:val="1F2328"/>
          <w:spacing w:val="0"/>
          <w:sz w:val="24"/>
          <w:szCs w:val="24"/>
          <w:shd w:val="clear" w:fill="FFFFFF"/>
        </w:rPr>
        <w:t>如不幸发生个人信息安全事件，我们将按法律要求及时以推送通知、应用内公告或邮件等方式告知您事件情况、我们已采取的措施与您可自主防范的建议，并向监管部门报告。</w:t>
      </w:r>
    </w:p>
    <w:p w14:paraId="65C646EE">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请您注意：</w:t>
      </w:r>
      <w:r>
        <w:rPr>
          <w:rStyle w:val="8"/>
          <w:rFonts w:hint="eastAsia" w:ascii="微软雅黑" w:hAnsi="微软雅黑" w:eastAsia="微软雅黑" w:cs="微软雅黑"/>
          <w:b/>
          <w:bCs/>
          <w:i w:val="0"/>
          <w:iCs w:val="0"/>
          <w:caps w:val="0"/>
          <w:color w:val="1F2328"/>
          <w:spacing w:val="0"/>
          <w:sz w:val="24"/>
          <w:szCs w:val="24"/>
          <w:shd w:val="clear" w:fill="FFFFFF"/>
        </w:rPr>
        <w:t>互联网并非绝对安全的环境</w:t>
      </w:r>
      <w:r>
        <w:rPr>
          <w:rFonts w:hint="eastAsia" w:ascii="微软雅黑" w:hAnsi="微软雅黑" w:eastAsia="微软雅黑" w:cs="微软雅黑"/>
          <w:i w:val="0"/>
          <w:iCs w:val="0"/>
          <w:caps w:val="0"/>
          <w:color w:val="1F2328"/>
          <w:spacing w:val="0"/>
          <w:sz w:val="24"/>
          <w:szCs w:val="24"/>
          <w:shd w:val="clear" w:fill="FFFFFF"/>
        </w:rPr>
        <w:t>，请妥善保管您的账号与验证码，不要向他人透露。</w:t>
      </w:r>
    </w:p>
    <w:p w14:paraId="5D9571CA">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十、您的权利</w:t>
      </w:r>
    </w:p>
    <w:p w14:paraId="59EFC377">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依据《中华人民共和国个人信息保护法》等法律法规，您对自己的个人信息享有下列权利：</w:t>
      </w:r>
    </w:p>
    <w:p w14:paraId="585A9877">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查阅与复制：</w:t>
      </w:r>
      <w:r>
        <w:rPr>
          <w:rFonts w:hint="eastAsia" w:ascii="微软雅黑" w:hAnsi="微软雅黑" w:eastAsia="微软雅黑" w:cs="微软雅黑"/>
          <w:i w:val="0"/>
          <w:iCs w:val="0"/>
          <w:caps w:val="0"/>
          <w:color w:val="1F2328"/>
          <w:spacing w:val="0"/>
          <w:sz w:val="24"/>
          <w:szCs w:val="24"/>
          <w:shd w:val="clear" w:fill="FFFFFF"/>
        </w:rPr>
        <w:t>在「我的 → 个人信息」中查看您的账号资料；需要复制副本的，可通过第十三节的方式联系我们。</w:t>
      </w:r>
    </w:p>
    <w:p w14:paraId="0AEB2EA5">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更正与补充：</w:t>
      </w:r>
      <w:r>
        <w:rPr>
          <w:rFonts w:hint="eastAsia" w:ascii="微软雅黑" w:hAnsi="微软雅黑" w:eastAsia="微软雅黑" w:cs="微软雅黑"/>
          <w:i w:val="0"/>
          <w:iCs w:val="0"/>
          <w:caps w:val="0"/>
          <w:color w:val="1F2328"/>
          <w:spacing w:val="0"/>
          <w:sz w:val="24"/>
          <w:szCs w:val="24"/>
          <w:shd w:val="clear" w:fill="FFFFFF"/>
        </w:rPr>
        <w:t>在「我的 → 个人信息」中修改昵称、头像；在设备详情中修改设备名称。</w:t>
      </w:r>
    </w:p>
    <w:p w14:paraId="56F432DC">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删除：</w:t>
      </w:r>
      <w:r>
        <w:rPr>
          <w:rFonts w:hint="eastAsia" w:ascii="微软雅黑" w:hAnsi="微软雅黑" w:eastAsia="微软雅黑" w:cs="微软雅黑"/>
          <w:i w:val="0"/>
          <w:iCs w:val="0"/>
          <w:caps w:val="0"/>
          <w:color w:val="1F2328"/>
          <w:spacing w:val="0"/>
          <w:sz w:val="24"/>
          <w:szCs w:val="24"/>
          <w:shd w:val="clear" w:fill="FFFFFF"/>
        </w:rPr>
        <w:t>可自行删除投屏记录、相册内容、AI 会话与已绑定的设备。</w:t>
      </w:r>
    </w:p>
    <w:p w14:paraId="3626FD3B">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撤回同意：</w:t>
      </w:r>
      <w:r>
        <w:rPr>
          <w:rFonts w:hint="eastAsia" w:ascii="微软雅黑" w:hAnsi="微软雅黑" w:eastAsia="微软雅黑" w:cs="微软雅黑"/>
          <w:i w:val="0"/>
          <w:iCs w:val="0"/>
          <w:caps w:val="0"/>
          <w:color w:val="1F2328"/>
          <w:spacing w:val="0"/>
          <w:sz w:val="24"/>
          <w:szCs w:val="24"/>
          <w:shd w:val="clear" w:fill="FFFFFF"/>
        </w:rPr>
        <w:t>可在系统设置中关闭已授予的权限（见第三节）；可在应用内不再使用 AI 功能以停止相关处理。</w:t>
      </w:r>
    </w:p>
    <w:p w14:paraId="4524185D">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注销账号：</w:t>
      </w:r>
      <w:r>
        <w:rPr>
          <w:rFonts w:hint="eastAsia" w:ascii="微软雅黑" w:hAnsi="微软雅黑" w:eastAsia="微软雅黑" w:cs="微软雅黑"/>
          <w:i w:val="0"/>
          <w:iCs w:val="0"/>
          <w:caps w:val="0"/>
          <w:color w:val="1F2328"/>
          <w:spacing w:val="0"/>
          <w:sz w:val="24"/>
          <w:szCs w:val="24"/>
          <w:shd w:val="clear" w:fill="FFFFFF"/>
        </w:rPr>
        <w:t>在「我的 → 设置 → 用户注销」中提交，注销后我们将</w:t>
      </w:r>
      <w:r>
        <w:rPr>
          <w:rStyle w:val="8"/>
          <w:rFonts w:hint="eastAsia" w:ascii="微软雅黑" w:hAnsi="微软雅黑" w:eastAsia="微软雅黑" w:cs="微软雅黑"/>
          <w:b/>
          <w:bCs/>
          <w:i w:val="0"/>
          <w:iCs w:val="0"/>
          <w:caps w:val="0"/>
          <w:color w:val="1F2328"/>
          <w:spacing w:val="0"/>
          <w:sz w:val="24"/>
          <w:szCs w:val="24"/>
          <w:shd w:val="clear" w:fill="FFFFFF"/>
        </w:rPr>
        <w:t>删除或匿名化服务器上存储的所有与您相关的信息</w:t>
      </w:r>
      <w:r>
        <w:rPr>
          <w:rFonts w:hint="eastAsia" w:ascii="微软雅黑" w:hAnsi="微软雅黑" w:eastAsia="微软雅黑" w:cs="微软雅黑"/>
          <w:i w:val="0"/>
          <w:iCs w:val="0"/>
          <w:caps w:val="0"/>
          <w:color w:val="1F2328"/>
          <w:spacing w:val="0"/>
          <w:sz w:val="24"/>
          <w:szCs w:val="24"/>
          <w:shd w:val="clear" w:fill="FFFFFF"/>
        </w:rPr>
        <w:t>，包括您的账号资料、投屏记录、AI 会话，以及</w:t>
      </w:r>
      <w:r>
        <w:rPr>
          <w:rStyle w:val="8"/>
          <w:rFonts w:hint="eastAsia" w:ascii="微软雅黑" w:hAnsi="微软雅黑" w:eastAsia="微软雅黑" w:cs="微软雅黑"/>
          <w:b/>
          <w:bCs/>
          <w:i w:val="0"/>
          <w:iCs w:val="0"/>
          <w:caps w:val="0"/>
          <w:color w:val="1F2328"/>
          <w:spacing w:val="0"/>
          <w:sz w:val="24"/>
          <w:szCs w:val="24"/>
          <w:shd w:val="clear" w:fill="FFFFFF"/>
        </w:rPr>
        <w:t>您上传的原图</w:t>
      </w:r>
      <w:r>
        <w:rPr>
          <w:rFonts w:hint="eastAsia" w:ascii="微软雅黑" w:hAnsi="微软雅黑" w:eastAsia="微软雅黑" w:cs="微软雅黑"/>
          <w:i w:val="0"/>
          <w:iCs w:val="0"/>
          <w:caps w:val="0"/>
          <w:color w:val="1F2328"/>
          <w:spacing w:val="0"/>
          <w:sz w:val="24"/>
          <w:szCs w:val="24"/>
          <w:shd w:val="clear" w:fill="FFFFFF"/>
        </w:rPr>
        <w:t>（用于相册展示与再次投屏的照片）。</w:t>
      </w:r>
      <w:r>
        <w:rPr>
          <w:rStyle w:val="8"/>
          <w:rFonts w:hint="eastAsia" w:ascii="微软雅黑" w:hAnsi="微软雅黑" w:eastAsia="微软雅黑" w:cs="微软雅黑"/>
          <w:b/>
          <w:bCs/>
          <w:i w:val="0"/>
          <w:iCs w:val="0"/>
          <w:caps w:val="0"/>
          <w:color w:val="1F2328"/>
          <w:spacing w:val="0"/>
          <w:sz w:val="24"/>
          <w:szCs w:val="24"/>
          <w:shd w:val="clear" w:fill="FFFFFF"/>
        </w:rPr>
        <w:t>该操作不可撤销</w:t>
      </w:r>
      <w:r>
        <w:rPr>
          <w:rFonts w:hint="eastAsia" w:ascii="微软雅黑" w:hAnsi="微软雅黑" w:eastAsia="微软雅黑" w:cs="微软雅黑"/>
          <w:i w:val="0"/>
          <w:iCs w:val="0"/>
          <w:caps w:val="0"/>
          <w:color w:val="1F2328"/>
          <w:spacing w:val="0"/>
          <w:sz w:val="24"/>
          <w:szCs w:val="24"/>
          <w:shd w:val="clear" w:fill="FFFFFF"/>
        </w:rPr>
        <w:t>。</w:t>
      </w:r>
      <w:r>
        <w:rPr>
          <w:rStyle w:val="8"/>
          <w:rFonts w:hint="eastAsia" w:ascii="微软雅黑" w:hAnsi="微软雅黑" w:eastAsia="微软雅黑" w:cs="微软雅黑"/>
          <w:b/>
          <w:bCs/>
          <w:i w:val="0"/>
          <w:iCs w:val="0"/>
          <w:caps w:val="0"/>
          <w:color w:val="1F2328"/>
          <w:spacing w:val="0"/>
          <w:sz w:val="24"/>
          <w:szCs w:val="24"/>
          <w:shd w:val="clear" w:fill="FFFFFF"/>
        </w:rPr>
        <w:t>请在注销前自行清空电子纸设备中的照片</w:t>
      </w:r>
      <w:r>
        <w:rPr>
          <w:rFonts w:hint="eastAsia" w:ascii="微软雅黑" w:hAnsi="微软雅黑" w:eastAsia="微软雅黑" w:cs="微软雅黑"/>
          <w:i w:val="0"/>
          <w:iCs w:val="0"/>
          <w:caps w:val="0"/>
          <w:color w:val="1F2328"/>
          <w:spacing w:val="0"/>
          <w:sz w:val="24"/>
          <w:szCs w:val="24"/>
          <w:shd w:val="clear" w:fill="FFFFFF"/>
        </w:rPr>
        <w:t>——注销后账号与设备的绑定关系解除，将无法再通过本应用删除设备内已投屏显示的图片（设备内图片不随账号注销自动清除）。</w:t>
      </w:r>
    </w:p>
    <w:p w14:paraId="7EC70944">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解释说明：</w:t>
      </w:r>
      <w:r>
        <w:rPr>
          <w:rFonts w:hint="eastAsia" w:ascii="微软雅黑" w:hAnsi="微软雅黑" w:eastAsia="微软雅黑" w:cs="微软雅黑"/>
          <w:i w:val="0"/>
          <w:iCs w:val="0"/>
          <w:caps w:val="0"/>
          <w:color w:val="1F2328"/>
          <w:spacing w:val="0"/>
          <w:sz w:val="24"/>
          <w:szCs w:val="24"/>
          <w:shd w:val="clear" w:fill="FFFFFF"/>
        </w:rPr>
        <w:t>您有权要求我们对个人信息处理规则作出解释说明。</w:t>
      </w:r>
    </w:p>
    <w:p w14:paraId="5D70209F">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获取副本与转移：</w:t>
      </w:r>
      <w:r>
        <w:rPr>
          <w:rFonts w:hint="eastAsia" w:ascii="微软雅黑" w:hAnsi="微软雅黑" w:eastAsia="微软雅黑" w:cs="微软雅黑"/>
          <w:i w:val="0"/>
          <w:iCs w:val="0"/>
          <w:caps w:val="0"/>
          <w:color w:val="1F2328"/>
          <w:spacing w:val="0"/>
          <w:sz w:val="24"/>
          <w:szCs w:val="24"/>
          <w:shd w:val="clear" w:fill="FFFFFF"/>
        </w:rPr>
        <w:t>符合国家网信部门规定条件的，您可要求我们将您的个人信息转移至您指定的个人信息处理者。</w:t>
      </w:r>
    </w:p>
    <w:p w14:paraId="60F70B29">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我们将在收到您的请求并核验身份后</w:t>
      </w:r>
      <w:r>
        <w:rPr>
          <w:rStyle w:val="8"/>
          <w:rFonts w:hint="eastAsia" w:ascii="微软雅黑" w:hAnsi="微软雅黑" w:eastAsia="微软雅黑" w:cs="微软雅黑"/>
          <w:b/>
          <w:bCs/>
          <w:i w:val="0"/>
          <w:iCs w:val="0"/>
          <w:caps w:val="0"/>
          <w:color w:val="1F2328"/>
          <w:spacing w:val="0"/>
          <w:sz w:val="24"/>
          <w:szCs w:val="24"/>
          <w:shd w:val="clear" w:fill="FFFFFF"/>
        </w:rPr>
        <w:t>15 个工作日</w:t>
      </w:r>
      <w:r>
        <w:rPr>
          <w:rFonts w:hint="eastAsia" w:ascii="微软雅黑" w:hAnsi="微软雅黑" w:eastAsia="微软雅黑" w:cs="微软雅黑"/>
          <w:i w:val="0"/>
          <w:iCs w:val="0"/>
          <w:caps w:val="0"/>
          <w:color w:val="1F2328"/>
          <w:spacing w:val="0"/>
          <w:sz w:val="24"/>
          <w:szCs w:val="24"/>
          <w:shd w:val="clear" w:fill="FFFFFF"/>
        </w:rPr>
        <w:t>内答复。对于无正当理由重复请求、需付出过高成本或可能危害他人合法权益的请求，我们可能予以拒绝并说明理由。</w:t>
      </w:r>
    </w:p>
    <w:p w14:paraId="089ADB79">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十一、未成年人保护</w:t>
      </w:r>
    </w:p>
    <w:p w14:paraId="29F6D869">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本应用主要面向成年人。</w:t>
      </w:r>
      <w:r>
        <w:rPr>
          <w:rStyle w:val="8"/>
          <w:rFonts w:hint="eastAsia" w:ascii="微软雅黑" w:hAnsi="微软雅黑" w:eastAsia="微软雅黑" w:cs="微软雅黑"/>
          <w:b/>
          <w:bCs/>
          <w:i w:val="0"/>
          <w:iCs w:val="0"/>
          <w:caps w:val="0"/>
          <w:color w:val="1F2328"/>
          <w:spacing w:val="0"/>
          <w:sz w:val="24"/>
          <w:szCs w:val="24"/>
          <w:shd w:val="clear" w:fill="FFFFFF"/>
        </w:rPr>
        <w:t>若您是不满 14 周岁的未成年人，请务必在您的父母或其他监护人陪同下阅读本政策，并在监护人同意后使用本应用与提供个人信息。</w:t>
      </w:r>
      <w:r>
        <w:rPr>
          <w:rFonts w:hint="eastAsia" w:ascii="微软雅黑" w:hAnsi="微软雅黑" w:eastAsia="微软雅黑" w:cs="微软雅黑"/>
          <w:i w:val="0"/>
          <w:iCs w:val="0"/>
          <w:caps w:val="0"/>
          <w:color w:val="1F2328"/>
          <w:spacing w:val="0"/>
          <w:sz w:val="24"/>
          <w:szCs w:val="24"/>
          <w:shd w:val="clear" w:fill="FFFFFF"/>
        </w:rPr>
        <w:t>我们不会主动向未成年人收集其个人信息用于营销目的。若我们发现在未事先获得监护人同意的情况下收集了不满 14 周岁未成年人的个人信息，将尽快删除相关数据。监护人如发现相关情形，可通过第十三节的方式联系我们要求删除。</w:t>
      </w:r>
    </w:p>
    <w:p w14:paraId="59BA394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十二、本政策的更新</w:t>
      </w:r>
    </w:p>
    <w:p w14:paraId="4C8B5570">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为提供更好的服务或因法律法规、业务变化，我们可能适时修订本政策。修订后我们会在应用内以显著方式（弹窗、公告或更新提示）通知您，并更新页首的“更新日期”。</w:t>
      </w:r>
      <w:r>
        <w:rPr>
          <w:rStyle w:val="8"/>
          <w:rFonts w:hint="eastAsia" w:ascii="微软雅黑" w:hAnsi="微软雅黑" w:eastAsia="微软雅黑" w:cs="微软雅黑"/>
          <w:b/>
          <w:bCs/>
          <w:i w:val="0"/>
          <w:iCs w:val="0"/>
          <w:caps w:val="0"/>
          <w:color w:val="1F2328"/>
          <w:spacing w:val="0"/>
          <w:sz w:val="24"/>
          <w:szCs w:val="24"/>
          <w:shd w:val="clear" w:fill="FFFFFF"/>
        </w:rPr>
        <w:t>涉及个人信息处理目的、方式、种类等重大变更的，我们将重新征得您的同意。</w:t>
      </w:r>
      <w:r>
        <w:rPr>
          <w:rFonts w:hint="eastAsia" w:ascii="微软雅黑" w:hAnsi="微软雅黑" w:eastAsia="微软雅黑" w:cs="微软雅黑"/>
          <w:i w:val="0"/>
          <w:iCs w:val="0"/>
          <w:caps w:val="0"/>
          <w:color w:val="1F2328"/>
          <w:spacing w:val="0"/>
          <w:sz w:val="24"/>
          <w:szCs w:val="24"/>
          <w:shd w:val="clear" w:fill="FFFFFF"/>
        </w:rPr>
        <w:t>如您不同意修订内容，可停止使用本应用并注销账号。</w:t>
      </w:r>
    </w:p>
    <w:p w14:paraId="6EED1178">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十三、如何联系我们</w:t>
      </w:r>
    </w:p>
    <w:p w14:paraId="6D7BDBD9">
      <w:pPr>
        <w:keepNext w:val="0"/>
        <w:keepLines w:val="0"/>
        <w:widowControl/>
        <w:numPr>
          <w:ilvl w:val="0"/>
          <w:numId w:val="1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个人信息保护相关邮箱：</w:t>
      </w:r>
      <w:r>
        <w:rPr>
          <w:rStyle w:val="8"/>
          <w:rFonts w:hint="eastAsia" w:ascii="微软雅黑" w:hAnsi="微软雅黑" w:eastAsia="微软雅黑" w:cs="微软雅黑"/>
          <w:b/>
          <w:bCs/>
          <w:i w:val="0"/>
          <w:iCs w:val="0"/>
          <w:caps w:val="0"/>
          <w:color w:val="1F2328"/>
          <w:spacing w:val="0"/>
          <w:sz w:val="24"/>
          <w:szCs w:val="24"/>
          <w:shd w:val="clear" w:fill="FFFFFF"/>
        </w:rPr>
        <w:t>boltstarservice@boltstar.net</w:t>
      </w:r>
    </w:p>
    <w:p w14:paraId="46B287F0">
      <w:pPr>
        <w:keepNext w:val="0"/>
        <w:keepLines w:val="0"/>
        <w:widowControl/>
        <w:numPr>
          <w:ilvl w:val="0"/>
          <w:numId w:val="1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公司名称：启和明（深圳）新能源科技有限公司</w:t>
      </w:r>
    </w:p>
    <w:p w14:paraId="31EE0FFF">
      <w:pPr>
        <w:keepNext w:val="0"/>
        <w:keepLines w:val="0"/>
        <w:widowControl/>
        <w:numPr>
          <w:ilvl w:val="0"/>
          <w:numId w:val="1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注册地址：深圳市南山区沙河街道中新街社区兴隆街1号汉唐大厦516</w:t>
      </w:r>
    </w:p>
    <w:p w14:paraId="0A145419">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我们将在收到您的问题、意见或投诉后 15 个工作日内答复。如您对我们的答复不满意，您还可以向</w:t>
      </w:r>
      <w:r>
        <w:rPr>
          <w:rStyle w:val="8"/>
          <w:rFonts w:hint="eastAsia" w:ascii="微软雅黑" w:hAnsi="微软雅黑" w:eastAsia="微软雅黑" w:cs="微软雅黑"/>
          <w:b/>
          <w:bCs/>
          <w:i w:val="0"/>
          <w:iCs w:val="0"/>
          <w:caps w:val="0"/>
          <w:color w:val="1F2328"/>
          <w:spacing w:val="0"/>
          <w:sz w:val="24"/>
          <w:szCs w:val="24"/>
          <w:shd w:val="clear" w:fill="FFFFFF"/>
        </w:rPr>
        <w:t>网信、电信、公安及市场监管等监管部门</w:t>
      </w:r>
      <w:r>
        <w:rPr>
          <w:rFonts w:hint="eastAsia" w:ascii="微软雅黑" w:hAnsi="微软雅黑" w:eastAsia="微软雅黑" w:cs="微软雅黑"/>
          <w:i w:val="0"/>
          <w:iCs w:val="0"/>
          <w:caps w:val="0"/>
          <w:color w:val="1F2328"/>
          <w:spacing w:val="0"/>
          <w:sz w:val="24"/>
          <w:szCs w:val="24"/>
          <w:shd w:val="clear" w:fill="FFFFFF"/>
        </w:rPr>
        <w:t>投诉举报，或向被告住所地有管辖权的人民法院提起诉讼。</w:t>
      </w:r>
    </w:p>
    <w:p w14:paraId="29259680">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十四、附录：个人信息收集清单</w:t>
      </w:r>
    </w:p>
    <w:p w14:paraId="3BE830A7">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本清单用于向您集中展示收集情况，同时对应 App Store“App 隐私”标签的填写口径。</w:t>
      </w:r>
    </w:p>
    <w:tbl>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19"/>
        <w:gridCol w:w="1994"/>
        <w:gridCol w:w="3026"/>
        <w:gridCol w:w="1836"/>
        <w:gridCol w:w="1625"/>
      </w:tblGrid>
      <w:tr w14:paraId="34FFC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26507F39">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信息类型</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30FE61CF">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是否必要</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26B8342A">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收集场景</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4C3897AC">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是否与身份关联</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028390E4">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是否用于追踪</w:t>
            </w:r>
          </w:p>
        </w:tc>
      </w:tr>
      <w:tr w14:paraId="5336B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0B53F3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手机号码（敏感）</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201D03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13FBD6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注册与登录</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7372EE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11EC45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429FF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813829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昵称、头像</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E7C908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5E2825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完善个人资料</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7F3D80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F3C24C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1FD81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67D3F5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照片（您主动选择的）</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B091CD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是（投屏功能）</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7B8F46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投屏、AI 上传</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BC0AD7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2DFF3C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0603E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D71B9B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音频（录音）</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A1824F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F47953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语音输入（即时转写，不留存）</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F6CEF0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D75634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3369B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16228D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用户内容（AI 对话文字与生成结果）</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BB881F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CF434C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创作（服务端保留 7 天）</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8BC8C7">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C2146B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7A56F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76608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位置权限（不采集位置数据）</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6E78C4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是（蓝牙扫描前提）</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8C83B8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搜索附近设备</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840610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E8E16A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24B73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94FEF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绑定设备信息（硬件 ID、型号、固件、电量）</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03441E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8873DB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设备绑定与连接</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7A72F7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4E246B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565EA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F0A8DD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购买与消费记录</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EE7A2E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是（购买功能）</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F16574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星币充值与消耗</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590DE9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5C21EE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r w14:paraId="7776F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DCB076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终端信息与运行日志</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2912A8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是</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68AAD1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兼容适配、故障排查、安全</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03AA91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DE3457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否</w:t>
            </w:r>
          </w:p>
        </w:tc>
      </w:tr>
    </w:tbl>
    <w:p w14:paraId="0C7F78BF">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我们不进行跨 App 或跨网站的用户追踪，不接入第三方广告网络，不出售个人信息。</w:t>
      </w:r>
    </w:p>
    <w:p w14:paraId="3ACC08AC">
      <w:pPr>
        <w:pStyle w:val="5"/>
        <w:keepNext w:val="0"/>
        <w:keepLines w:val="0"/>
        <w:widowControl/>
        <w:suppressLineNumbers w:val="0"/>
        <w:rPr>
          <w:color w:val="1F2328"/>
        </w:rPr>
      </w:pPr>
      <w:r>
        <w:rPr>
          <w:color w:val="1F2328"/>
        </w:rPr>
        <w:t>启和明（深圳）新能源科技有限公司 · BoltStar</w:t>
      </w:r>
    </w:p>
    <w:p w14:paraId="5907AD41">
      <w:pPr>
        <w:pStyle w:val="5"/>
        <w:keepNext w:val="0"/>
        <w:keepLines w:val="0"/>
        <w:widowControl/>
        <w:suppressLineNumbers w:val="0"/>
        <w:rPr>
          <w:color w:val="1F2328"/>
        </w:rPr>
      </w:pPr>
      <w:r>
        <w:rPr>
          <w:color w:val="1F2328"/>
        </w:rPr>
        <w:t>本政策自页首所载生效日期起施行。</w:t>
      </w:r>
    </w:p>
    <w:p w14:paraId="306DEC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87E32"/>
    <w:multiLevelType w:val="multilevel"/>
    <w:tmpl w:val="96D87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AA299A"/>
    <w:multiLevelType w:val="multilevel"/>
    <w:tmpl w:val="C0AA2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3698C0"/>
    <w:multiLevelType w:val="multilevel"/>
    <w:tmpl w:val="DA369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79AE1D"/>
    <w:multiLevelType w:val="multilevel"/>
    <w:tmpl w:val="DE79A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B212074"/>
    <w:multiLevelType w:val="multilevel"/>
    <w:tmpl w:val="FB212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CEF6453"/>
    <w:multiLevelType w:val="multilevel"/>
    <w:tmpl w:val="1CEF64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2897833"/>
    <w:multiLevelType w:val="multilevel"/>
    <w:tmpl w:val="22897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DD4DBEF"/>
    <w:multiLevelType w:val="multilevel"/>
    <w:tmpl w:val="2DD4D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E445422"/>
    <w:multiLevelType w:val="multilevel"/>
    <w:tmpl w:val="2E445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EDC5303"/>
    <w:multiLevelType w:val="multilevel"/>
    <w:tmpl w:val="3EDC53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71BCB56"/>
    <w:multiLevelType w:val="multilevel"/>
    <w:tmpl w:val="571BC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D762E9B"/>
    <w:multiLevelType w:val="multilevel"/>
    <w:tmpl w:val="6D762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74FF7CA"/>
    <w:multiLevelType w:val="multilevel"/>
    <w:tmpl w:val="774FF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9"/>
  </w:num>
  <w:num w:numId="3">
    <w:abstractNumId w:val="8"/>
  </w:num>
  <w:num w:numId="4">
    <w:abstractNumId w:val="2"/>
  </w:num>
  <w:num w:numId="5">
    <w:abstractNumId w:val="3"/>
  </w:num>
  <w:num w:numId="6">
    <w:abstractNumId w:val="11"/>
  </w:num>
  <w:num w:numId="7">
    <w:abstractNumId w:val="4"/>
  </w:num>
  <w:num w:numId="8">
    <w:abstractNumId w:val="12"/>
  </w:num>
  <w:num w:numId="9">
    <w:abstractNumId w:val="0"/>
  </w:num>
  <w:num w:numId="10">
    <w:abstractNumId w:val="10"/>
  </w:num>
  <w:num w:numId="11">
    <w:abstractNumId w:val="6"/>
  </w:num>
  <w:num w:numId="12">
    <w:abstractNumId w:val="7"/>
  </w:num>
  <w:num w:numId="1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金鱼">
    <w15:presenceInfo w15:providerId="WPS Office" w15:userId="749664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5F54CB"/>
    <w:rsid w:val="1527796B"/>
    <w:rsid w:val="1A5F54CB"/>
    <w:rsid w:val="4847319B"/>
    <w:rsid w:val="644C3BBB"/>
    <w:rsid w:val="711772FF"/>
    <w:rsid w:val="721069FD"/>
    <w:rsid w:val="746A1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6258</Words>
  <Characters>6598</Characters>
  <Lines>0</Lines>
  <Paragraphs>0</Paragraphs>
  <TotalTime>3308</TotalTime>
  <ScaleCrop>false</ScaleCrop>
  <LinksUpToDate>false</LinksUpToDate>
  <CharactersWithSpaces>6785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2026-08-28T08:00:00Z</dcterms:created>
  <dc:creator>小金鱼</dc:creator>
  <cp:lastModifiedBy>小金鱼</cp:lastModifiedBy>
  <dcterms:modified xsi:type="dcterms:W3CDTF">2026-09-09T06:20:45Z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B00BA7ED87B94FFC93FD24F8AE77C651_11</vt:lpwstr>
  </property>
  <property fmtid="{D5CDD505-2E9C-101B-9397-08002B2CF9AE}" pid="4" name="KSOTemplateDocerSaveRecord">
    <vt:lpwstr>eyJoZGlkIjoiMDQ0ZjY5MTI4ZDQ1ZGM2MWVjZWVkYmE3NTNhNWExM2UiLCJ1c2VySWQiOiIzNTkzNjczMzcifQ==</vt:lpwstr>
  </property>
</Properties>
</file>